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810"/>
        <w:gridCol w:w="468"/>
        <w:gridCol w:w="2052"/>
        <w:gridCol w:w="1260"/>
        <w:gridCol w:w="1530"/>
        <w:gridCol w:w="720"/>
        <w:gridCol w:w="1520"/>
        <w:gridCol w:w="10"/>
      </w:tblGrid>
      <w:tr w:rsidR="00F55D8B" w:rsidRPr="007A5F5E" w14:paraId="2700DF6A" w14:textId="77777777" w:rsidTr="00BC7E63">
        <w:trPr>
          <w:gridAfter w:val="1"/>
          <w:wAfter w:w="10" w:type="dxa"/>
        </w:trPr>
        <w:tc>
          <w:tcPr>
            <w:tcW w:w="9350" w:type="dxa"/>
            <w:gridSpan w:val="8"/>
            <w:shd w:val="clear" w:color="auto" w:fill="000000" w:themeFill="text1"/>
          </w:tcPr>
          <w:p w14:paraId="137C6A26" w14:textId="6330C6F6" w:rsidR="00F55D8B" w:rsidRPr="007A5F5E" w:rsidRDefault="00F55D8B">
            <w:pPr>
              <w:rPr>
                <w:rFonts w:ascii="Lato" w:hAnsi="Lato"/>
                <w:b/>
                <w:bCs/>
              </w:rPr>
            </w:pPr>
            <w:r w:rsidRPr="007A5F5E">
              <w:rPr>
                <w:rFonts w:ascii="Lato" w:hAnsi="Lato"/>
                <w:b/>
                <w:bCs/>
                <w:color w:val="FFFFFF" w:themeColor="background1"/>
              </w:rPr>
              <w:t xml:space="preserve">FIELD REVIEW REPORT </w:t>
            </w:r>
            <w:r w:rsidR="00FC342E">
              <w:rPr>
                <w:rFonts w:ascii="Lato" w:hAnsi="Lato"/>
                <w:b/>
                <w:bCs/>
                <w:color w:val="FFFFFF" w:themeColor="background1"/>
              </w:rPr>
              <w:t xml:space="preserve">- </w:t>
            </w:r>
            <w:r w:rsidRPr="007A5F5E">
              <w:rPr>
                <w:rFonts w:ascii="Lato" w:hAnsi="Lato"/>
                <w:b/>
                <w:bCs/>
                <w:color w:val="FFFFFF" w:themeColor="background1"/>
              </w:rPr>
              <w:t>#</w:t>
            </w:r>
            <w:ins w:id="0" w:author="Kyle Pellerin" w:date="2025-11-20T15:00:00Z" w16du:dateUtc="2025-11-20T20:00:00Z">
              <w:r w:rsidR="00F83C87">
                <w:rPr>
                  <w:rFonts w:ascii="Lato" w:hAnsi="Lato"/>
                  <w:b/>
                  <w:bCs/>
                  <w:color w:val="FFFFFF" w:themeColor="background1"/>
                </w:rPr>
                <w:t>R</w:t>
              </w:r>
            </w:ins>
            <w:r w:rsidRPr="007A5F5E">
              <w:rPr>
                <w:rFonts w:ascii="Lato" w:hAnsi="Lato"/>
                <w:b/>
                <w:bCs/>
                <w:color w:val="FFFFFF" w:themeColor="background1"/>
              </w:rPr>
              <w:t>00</w:t>
            </w:r>
            <w:r w:rsidR="005F666D">
              <w:rPr>
                <w:rFonts w:ascii="Lato" w:hAnsi="Lato"/>
                <w:b/>
                <w:bCs/>
                <w:color w:val="FFFFFF" w:themeColor="background1"/>
              </w:rPr>
              <w:t>1</w:t>
            </w:r>
          </w:p>
        </w:tc>
      </w:tr>
      <w:tr w:rsidR="00F55D8B" w:rsidRPr="007A5F5E" w14:paraId="64530E22" w14:textId="5BE6D81E" w:rsidTr="00BC7E63"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F12069E" w14:textId="00FA90D9" w:rsidR="00F55D8B" w:rsidRPr="007A5F5E" w:rsidRDefault="00B05239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Address:</w:t>
            </w: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5BA2B7" w14:textId="4607A67F" w:rsidR="005C7F70" w:rsidRDefault="008D1309" w:rsidP="00B05239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University of Waterloo</w:t>
            </w:r>
          </w:p>
          <w:p w14:paraId="43B322FC" w14:textId="09C0D33B" w:rsidR="00B05239" w:rsidRPr="007A5F5E" w:rsidRDefault="008D1309" w:rsidP="00B05239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200 University Avenue West</w:t>
            </w:r>
          </w:p>
          <w:p w14:paraId="0194AE6C" w14:textId="0FC6361E" w:rsidR="0071140D" w:rsidRPr="007A5F5E" w:rsidRDefault="008D1309" w:rsidP="00B05239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Waterloo</w:t>
            </w:r>
            <w:r w:rsidR="00B05239" w:rsidRPr="007A5F5E">
              <w:rPr>
                <w:rFonts w:ascii="Lato" w:hAnsi="Lato"/>
                <w:sz w:val="20"/>
                <w:szCs w:val="20"/>
              </w:rPr>
              <w:t>,</w:t>
            </w:r>
            <w:r w:rsidR="00A44C55">
              <w:rPr>
                <w:rFonts w:ascii="Lato" w:hAnsi="Lato"/>
                <w:sz w:val="20"/>
                <w:szCs w:val="20"/>
              </w:rPr>
              <w:t xml:space="preserve"> ON</w:t>
            </w:r>
            <w:r w:rsidR="00B05239" w:rsidRPr="007A5F5E">
              <w:rPr>
                <w:rFonts w:ascii="Lato" w:hAnsi="Lato"/>
                <w:sz w:val="20"/>
                <w:szCs w:val="20"/>
              </w:rPr>
              <w:t xml:space="preserve"> </w:t>
            </w:r>
            <w:r w:rsidR="001C05F1">
              <w:rPr>
                <w:rFonts w:ascii="Lato" w:hAnsi="Lato"/>
                <w:sz w:val="20"/>
                <w:szCs w:val="20"/>
              </w:rPr>
              <w:t>N2</w:t>
            </w:r>
            <w:r>
              <w:rPr>
                <w:rFonts w:ascii="Lato" w:hAnsi="Lato"/>
                <w:sz w:val="20"/>
                <w:szCs w:val="20"/>
              </w:rPr>
              <w:t>L</w:t>
            </w:r>
            <w:r w:rsidR="001C05F1">
              <w:rPr>
                <w:rFonts w:ascii="Lato" w:hAnsi="Lato"/>
                <w:sz w:val="20"/>
                <w:szCs w:val="20"/>
              </w:rPr>
              <w:t xml:space="preserve"> 3</w:t>
            </w:r>
            <w:r>
              <w:rPr>
                <w:rFonts w:ascii="Lato" w:hAnsi="Lato"/>
                <w:sz w:val="20"/>
                <w:szCs w:val="20"/>
              </w:rPr>
              <w:t>G1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3FF4229A" w14:textId="3F17706B" w:rsidR="00F55D8B" w:rsidRPr="007A5F5E" w:rsidRDefault="00F55D8B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Project No: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3E03EB9" w14:textId="54599129" w:rsidR="00F55D8B" w:rsidRPr="007A5F5E" w:rsidRDefault="00F55D8B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202</w:t>
            </w:r>
            <w:r w:rsidR="005F666D">
              <w:rPr>
                <w:rFonts w:ascii="Lato" w:hAnsi="Lato"/>
                <w:sz w:val="20"/>
                <w:szCs w:val="20"/>
              </w:rPr>
              <w:t>1</w:t>
            </w:r>
            <w:r w:rsidR="00FC342E">
              <w:rPr>
                <w:rFonts w:ascii="Lato" w:hAnsi="Lato"/>
                <w:sz w:val="20"/>
                <w:szCs w:val="20"/>
              </w:rPr>
              <w:t>-</w:t>
            </w:r>
            <w:r w:rsidR="005C7F70">
              <w:rPr>
                <w:rFonts w:ascii="Lato" w:hAnsi="Lato"/>
                <w:sz w:val="20"/>
                <w:szCs w:val="20"/>
              </w:rPr>
              <w:t>0</w:t>
            </w:r>
            <w:r w:rsidR="005F666D">
              <w:rPr>
                <w:rFonts w:ascii="Lato" w:hAnsi="Lato"/>
                <w:sz w:val="20"/>
                <w:szCs w:val="20"/>
              </w:rPr>
              <w:t>448</w:t>
            </w:r>
            <w:r w:rsidR="00FC342E">
              <w:rPr>
                <w:rFonts w:ascii="Lato" w:hAnsi="Lato"/>
                <w:sz w:val="20"/>
                <w:szCs w:val="20"/>
              </w:rPr>
              <w:t>-1</w:t>
            </w:r>
            <w:r w:rsidR="005F666D">
              <w:rPr>
                <w:rFonts w:ascii="Lato" w:hAnsi="Lato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CD2F6CE" w14:textId="25C7F9E9" w:rsidR="00F55D8B" w:rsidRPr="007A5F5E" w:rsidRDefault="00F55D8B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Date</w:t>
            </w:r>
            <w:r w:rsidR="00A42B61" w:rsidRPr="007A5F5E">
              <w:rPr>
                <w:rFonts w:ascii="Lato" w:hAnsi="Lato"/>
                <w:sz w:val="20"/>
                <w:szCs w:val="20"/>
              </w:rPr>
              <w:t>: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FDE44B" w14:textId="2E777335" w:rsidR="00F55D8B" w:rsidRPr="007A5F5E" w:rsidRDefault="005F666D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 xml:space="preserve">November </w:t>
            </w:r>
            <w:r w:rsidR="00454457">
              <w:rPr>
                <w:rFonts w:ascii="Lato" w:hAnsi="Lato"/>
                <w:sz w:val="20"/>
                <w:szCs w:val="20"/>
              </w:rPr>
              <w:t>20</w:t>
            </w:r>
            <w:r w:rsidR="00E02C60">
              <w:rPr>
                <w:rFonts w:ascii="Lato" w:hAnsi="Lato"/>
                <w:sz w:val="20"/>
                <w:szCs w:val="20"/>
              </w:rPr>
              <w:t>, 2025</w:t>
            </w:r>
          </w:p>
        </w:tc>
      </w:tr>
      <w:tr w:rsidR="00A31462" w:rsidRPr="007A5F5E" w14:paraId="4F003D88" w14:textId="442BF294" w:rsidTr="00BC7E63">
        <w:trPr>
          <w:trHeight w:val="332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1520B43" w14:textId="77777777" w:rsidR="00A31462" w:rsidRPr="007A5F5E" w:rsidRDefault="00A31462">
            <w:pPr>
              <w:rPr>
                <w:rFonts w:ascii="Lato" w:hAnsi="Lato"/>
                <w:sz w:val="20"/>
                <w:szCs w:val="20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86EC2C" w14:textId="13D6D775" w:rsidR="0071140D" w:rsidRPr="007A5F5E" w:rsidRDefault="0071140D">
            <w:pPr>
              <w:rPr>
                <w:rFonts w:ascii="Lato" w:hAnsi="Lato"/>
                <w:sz w:val="20"/>
                <w:szCs w:val="20"/>
                <w:highlight w:val="yellow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A1F1DDE" w14:textId="437493DC" w:rsidR="00A31462" w:rsidRPr="007A5F5E" w:rsidRDefault="00A31462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Project:</w:t>
            </w:r>
          </w:p>
        </w:tc>
        <w:tc>
          <w:tcPr>
            <w:tcW w:w="37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05EFBB" w14:textId="04A13FF2" w:rsidR="00A31462" w:rsidRPr="007A5F5E" w:rsidRDefault="008D1309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University of Waterloo –</w:t>
            </w:r>
            <w:r w:rsidR="00F83C87">
              <w:rPr>
                <w:rFonts w:ascii="Lato" w:hAnsi="Lato"/>
                <w:sz w:val="20"/>
                <w:szCs w:val="20"/>
              </w:rPr>
              <w:t>Math 4</w:t>
            </w:r>
          </w:p>
        </w:tc>
      </w:tr>
      <w:tr w:rsidR="00A31462" w:rsidRPr="007A5F5E" w14:paraId="1DFCDB71" w14:textId="2FCABC37" w:rsidTr="00BC7E63"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7456B5D" w14:textId="77777777" w:rsidR="00A31462" w:rsidRPr="007A5F5E" w:rsidRDefault="00A31462">
            <w:pPr>
              <w:rPr>
                <w:rFonts w:ascii="Lato" w:hAnsi="Lato"/>
                <w:sz w:val="20"/>
                <w:szCs w:val="20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34AA46" w14:textId="7E1A9365" w:rsidR="00A31462" w:rsidRPr="007A5F5E" w:rsidRDefault="00A31462">
            <w:pPr>
              <w:rPr>
                <w:rFonts w:ascii="Lato" w:hAnsi="Lato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87510F5" w14:textId="0ADD8E0B" w:rsidR="00A31462" w:rsidRPr="007A5F5E" w:rsidRDefault="00A31462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Contractor:</w:t>
            </w:r>
          </w:p>
        </w:tc>
        <w:tc>
          <w:tcPr>
            <w:tcW w:w="37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2EAB26" w14:textId="77777777" w:rsidR="00A31462" w:rsidRDefault="005F666D">
            <w:pPr>
              <w:rPr>
                <w:ins w:id="1" w:author="Kyle Pellerin" w:date="2025-11-20T14:56:00Z" w16du:dateUtc="2025-11-20T19:56:00Z"/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Gi</w:t>
            </w:r>
            <w:ins w:id="2" w:author="Kyle Pellerin" w:date="2025-11-20T14:56:00Z" w16du:dateUtc="2025-11-20T19:56:00Z">
              <w:r w:rsidR="00F83C87">
                <w:rPr>
                  <w:rFonts w:ascii="Lato" w:hAnsi="Lato"/>
                  <w:sz w:val="20"/>
                  <w:szCs w:val="20"/>
                </w:rPr>
                <w:t>l</w:t>
              </w:r>
            </w:ins>
            <w:r>
              <w:rPr>
                <w:rFonts w:ascii="Lato" w:hAnsi="Lato"/>
                <w:sz w:val="20"/>
                <w:szCs w:val="20"/>
              </w:rPr>
              <w:t>lam Group</w:t>
            </w:r>
            <w:ins w:id="3" w:author="Kyle Pellerin" w:date="2025-11-20T14:56:00Z" w16du:dateUtc="2025-11-20T19:56:00Z">
              <w:r w:rsidR="00F83C87">
                <w:rPr>
                  <w:rFonts w:ascii="Lato" w:hAnsi="Lato"/>
                  <w:sz w:val="20"/>
                  <w:szCs w:val="20"/>
                </w:rPr>
                <w:t xml:space="preserve"> Inc.</w:t>
              </w:r>
            </w:ins>
          </w:p>
          <w:p w14:paraId="0FA3574F" w14:textId="4F34FE90" w:rsidR="00F83C87" w:rsidRPr="00243FA5" w:rsidRDefault="00F83C87">
            <w:pPr>
              <w:rPr>
                <w:rFonts w:ascii="Lato" w:hAnsi="Lato"/>
                <w:sz w:val="20"/>
                <w:szCs w:val="20"/>
              </w:rPr>
            </w:pPr>
          </w:p>
        </w:tc>
      </w:tr>
      <w:tr w:rsidR="00A31462" w:rsidRPr="007A5F5E" w14:paraId="0D42CE62" w14:textId="08593690" w:rsidTr="00BC7E63"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7B5113" w14:textId="144FA13F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  <w:r w:rsidRPr="00BC7E63">
              <w:rPr>
                <w:rFonts w:ascii="Lato" w:hAnsi="Lato"/>
                <w:sz w:val="20"/>
                <w:szCs w:val="20"/>
              </w:rPr>
              <w:t>Attn:</w:t>
            </w:r>
          </w:p>
        </w:tc>
        <w:tc>
          <w:tcPr>
            <w:tcW w:w="33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20344" w14:textId="1A96B019" w:rsidR="00A31462" w:rsidRPr="00BC7E63" w:rsidRDefault="005F666D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Tyler MacIntyre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A43ED6" w14:textId="709EE2BB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  <w:r w:rsidRPr="00BC7E63">
              <w:rPr>
                <w:rFonts w:ascii="Lato" w:hAnsi="Lato"/>
                <w:sz w:val="20"/>
                <w:szCs w:val="20"/>
              </w:rPr>
              <w:t>Owner:</w:t>
            </w:r>
          </w:p>
        </w:tc>
        <w:tc>
          <w:tcPr>
            <w:tcW w:w="37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8EE304" w14:textId="39575B9C" w:rsidR="00A31462" w:rsidRPr="00BC7E63" w:rsidRDefault="008D1309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University of Waterloo</w:t>
            </w:r>
          </w:p>
        </w:tc>
      </w:tr>
      <w:tr w:rsidR="00A31462" w:rsidRPr="007A5F5E" w14:paraId="5A684F4C" w14:textId="77777777" w:rsidTr="00BC7E63">
        <w:trPr>
          <w:gridAfter w:val="1"/>
          <w:wAfter w:w="10" w:type="dxa"/>
        </w:trPr>
        <w:tc>
          <w:tcPr>
            <w:tcW w:w="2268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60E7791" w14:textId="6077D45B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</w:p>
        </w:tc>
        <w:tc>
          <w:tcPr>
            <w:tcW w:w="2052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40DDD9B" w14:textId="77777777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2FB3450" w14:textId="7CBD0FAD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  <w:r w:rsidRPr="00BC7E63">
              <w:rPr>
                <w:rFonts w:ascii="Lato" w:hAnsi="Lato"/>
                <w:sz w:val="20"/>
                <w:szCs w:val="20"/>
              </w:rPr>
              <w:t>Weather</w:t>
            </w:r>
            <w:r w:rsidR="000921AE" w:rsidRPr="00BC7E63">
              <w:rPr>
                <w:rFonts w:ascii="Lato" w:hAnsi="Lato"/>
                <w:sz w:val="20"/>
                <w:szCs w:val="20"/>
              </w:rPr>
              <w:t>:</w:t>
            </w:r>
          </w:p>
        </w:tc>
        <w:tc>
          <w:tcPr>
            <w:tcW w:w="3770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A12B2F6" w14:textId="5DE3904D" w:rsidR="00A31462" w:rsidRPr="00BC7E63" w:rsidRDefault="005F666D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Sunny</w:t>
            </w:r>
            <w:r w:rsidR="00A6489D">
              <w:rPr>
                <w:rFonts w:ascii="Lato" w:hAnsi="Lato"/>
                <w:sz w:val="20"/>
                <w:szCs w:val="20"/>
              </w:rPr>
              <w:t xml:space="preserve">, </w:t>
            </w:r>
            <w:r>
              <w:rPr>
                <w:rFonts w:ascii="Lato" w:hAnsi="Lato"/>
                <w:sz w:val="20"/>
                <w:szCs w:val="20"/>
              </w:rPr>
              <w:t>4</w:t>
            </w:r>
            <w:r w:rsidR="00A6489D">
              <w:rPr>
                <w:rFonts w:ascii="Lato" w:hAnsi="Lato"/>
                <w:sz w:val="20"/>
                <w:szCs w:val="20"/>
              </w:rPr>
              <w:t xml:space="preserve"> deg C</w:t>
            </w:r>
          </w:p>
        </w:tc>
      </w:tr>
      <w:tr w:rsidR="00A31462" w:rsidRPr="007A5F5E" w14:paraId="037E1C16" w14:textId="77777777" w:rsidTr="00BC7E63">
        <w:trPr>
          <w:gridAfter w:val="1"/>
          <w:wAfter w:w="10" w:type="dxa"/>
        </w:trPr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B6FED5" w14:textId="33492CBF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  <w:r w:rsidRPr="00BC7E63">
              <w:rPr>
                <w:rFonts w:ascii="Lato" w:hAnsi="Lato"/>
                <w:sz w:val="20"/>
                <w:szCs w:val="20"/>
              </w:rPr>
              <w:t>Review Date(s):</w:t>
            </w:r>
          </w:p>
        </w:tc>
        <w:tc>
          <w:tcPr>
            <w:tcW w:w="75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A4AC97" w14:textId="055BBAFD" w:rsidR="00A31462" w:rsidRPr="00BC7E63" w:rsidRDefault="005F666D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November 19, 2025</w:t>
            </w:r>
          </w:p>
        </w:tc>
      </w:tr>
      <w:tr w:rsidR="00A31462" w:rsidRPr="007A5F5E" w14:paraId="25B628D9" w14:textId="77777777" w:rsidTr="00BC7E63">
        <w:trPr>
          <w:gridAfter w:val="1"/>
          <w:wAfter w:w="10" w:type="dxa"/>
        </w:trPr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083BF4" w14:textId="635E19C5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  <w:r w:rsidRPr="00BC7E63">
              <w:rPr>
                <w:rFonts w:ascii="Lato" w:hAnsi="Lato"/>
                <w:sz w:val="20"/>
                <w:szCs w:val="20"/>
              </w:rPr>
              <w:t>Attendance:</w:t>
            </w:r>
          </w:p>
        </w:tc>
        <w:tc>
          <w:tcPr>
            <w:tcW w:w="75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C8C18D" w14:textId="201AD645" w:rsidR="0042300F" w:rsidRPr="00BC7E63" w:rsidRDefault="005F666D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Alexia Kotzambasis (WF), Jithu Thomas (Gi</w:t>
            </w:r>
            <w:ins w:id="4" w:author="Kyle Pellerin" w:date="2025-11-20T14:57:00Z" w16du:dateUtc="2025-11-20T19:57:00Z">
              <w:r w:rsidR="00F83C87">
                <w:rPr>
                  <w:rFonts w:ascii="Lato" w:hAnsi="Lato"/>
                  <w:sz w:val="20"/>
                  <w:szCs w:val="20"/>
                </w:rPr>
                <w:t>l</w:t>
              </w:r>
            </w:ins>
            <w:r>
              <w:rPr>
                <w:rFonts w:ascii="Lato" w:hAnsi="Lato"/>
                <w:sz w:val="20"/>
                <w:szCs w:val="20"/>
              </w:rPr>
              <w:t>lam), Kirk Sommers (Gi</w:t>
            </w:r>
            <w:ins w:id="5" w:author="Kyle Pellerin" w:date="2025-11-20T14:57:00Z" w16du:dateUtc="2025-11-20T19:57:00Z">
              <w:r w:rsidR="00F83C87">
                <w:rPr>
                  <w:rFonts w:ascii="Lato" w:hAnsi="Lato"/>
                  <w:sz w:val="20"/>
                  <w:szCs w:val="20"/>
                </w:rPr>
                <w:t>l</w:t>
              </w:r>
            </w:ins>
            <w:r>
              <w:rPr>
                <w:rFonts w:ascii="Lato" w:hAnsi="Lato"/>
                <w:sz w:val="20"/>
                <w:szCs w:val="20"/>
              </w:rPr>
              <w:t xml:space="preserve">lam), Tyler MacIntyre (UW) </w:t>
            </w:r>
          </w:p>
        </w:tc>
      </w:tr>
    </w:tbl>
    <w:p w14:paraId="733158C7" w14:textId="1C1C8988" w:rsidR="004204D8" w:rsidRPr="007A5F5E" w:rsidRDefault="004204D8" w:rsidP="004204D8">
      <w:pPr>
        <w:pStyle w:val="Heading3"/>
        <w:rPr>
          <w:color w:val="auto"/>
          <w:sz w:val="15"/>
          <w:szCs w:val="15"/>
        </w:rPr>
      </w:pPr>
      <w:r w:rsidRPr="007A5F5E">
        <w:rPr>
          <w:color w:val="auto"/>
          <w:sz w:val="15"/>
          <w:szCs w:val="15"/>
        </w:rPr>
        <w:t>This review is for the sole purpose of ascertaining general conformance with the design concept and does not relieve the General Contractor, his Sub-Contractors, or Agents from responsibilities for code, by-law, or design requirements as described in the contract documents or as required by the local building authorities.</w:t>
      </w:r>
    </w:p>
    <w:p w14:paraId="4727C9F8" w14:textId="77777777" w:rsidR="004204D8" w:rsidRPr="007A5F5E" w:rsidRDefault="004204D8" w:rsidP="004204D8">
      <w:pPr>
        <w:spacing w:after="0"/>
        <w:rPr>
          <w:rFonts w:ascii="Lato" w:hAnsi="Lato" w:cs="Arial"/>
          <w:sz w:val="15"/>
          <w:szCs w:val="15"/>
        </w:rPr>
      </w:pPr>
    </w:p>
    <w:p w14:paraId="4D45931E" w14:textId="41339203" w:rsidR="00A31462" w:rsidRPr="007A5F5E" w:rsidRDefault="004204D8" w:rsidP="004204D8">
      <w:pPr>
        <w:pBdr>
          <w:bottom w:val="single" w:sz="6" w:space="1" w:color="auto"/>
        </w:pBdr>
        <w:spacing w:after="0"/>
        <w:rPr>
          <w:rFonts w:ascii="Lato" w:hAnsi="Lato"/>
        </w:rPr>
      </w:pPr>
      <w:r w:rsidRPr="007A5F5E">
        <w:rPr>
          <w:rFonts w:ascii="Lato" w:hAnsi="Lato"/>
          <w:sz w:val="15"/>
          <w:szCs w:val="15"/>
        </w:rPr>
        <w:t xml:space="preserve">This review was carried out in accordance with the performance standards of the Professional Engineers of Ontario. Any noted deficiencies are based on the work that was observed during this </w:t>
      </w:r>
      <w:r w:rsidR="00350488" w:rsidRPr="007A5F5E">
        <w:rPr>
          <w:rFonts w:ascii="Lato" w:hAnsi="Lato"/>
          <w:sz w:val="15"/>
          <w:szCs w:val="15"/>
        </w:rPr>
        <w:t>review,</w:t>
      </w:r>
      <w:r w:rsidRPr="007A5F5E">
        <w:rPr>
          <w:rFonts w:ascii="Lato" w:hAnsi="Lato"/>
          <w:sz w:val="15"/>
          <w:szCs w:val="15"/>
        </w:rPr>
        <w:t xml:space="preserve"> but it does not preclude the responsibility of the Contractor for correction of all deficiencies whether noted or not in this report.</w:t>
      </w:r>
    </w:p>
    <w:p w14:paraId="00C1A359" w14:textId="12ACFE37" w:rsidR="00EC0ABF" w:rsidRPr="007A5F5E" w:rsidRDefault="00EC0ABF" w:rsidP="009036BB">
      <w:pPr>
        <w:spacing w:after="0"/>
        <w:rPr>
          <w:rFonts w:ascii="Lato" w:hAnsi="Lato"/>
          <w:b/>
          <w:bCs/>
          <w:u w:val="single"/>
        </w:rPr>
      </w:pPr>
    </w:p>
    <w:p w14:paraId="0B59FC1B" w14:textId="7ADB40CF" w:rsidR="005B0950" w:rsidRPr="003B03C1" w:rsidRDefault="006900CD" w:rsidP="003B03C1">
      <w:pPr>
        <w:spacing w:after="0"/>
        <w:rPr>
          <w:rFonts w:ascii="Lato" w:hAnsi="Lato"/>
          <w:b/>
          <w:bCs/>
          <w:sz w:val="20"/>
          <w:szCs w:val="20"/>
          <w:u w:val="single"/>
        </w:rPr>
      </w:pPr>
      <w:r w:rsidRPr="00C77C86">
        <w:rPr>
          <w:rFonts w:ascii="Lato" w:hAnsi="Lato"/>
          <w:b/>
          <w:bCs/>
          <w:sz w:val="20"/>
          <w:szCs w:val="20"/>
          <w:u w:val="single"/>
        </w:rPr>
        <w:t>GENERAL PROGRESS</w:t>
      </w:r>
      <w:r w:rsidR="00CE126C" w:rsidRPr="00C77C86">
        <w:rPr>
          <w:rFonts w:ascii="Lato" w:hAnsi="Lato"/>
          <w:b/>
          <w:bCs/>
          <w:sz w:val="20"/>
          <w:szCs w:val="20"/>
          <w:u w:val="single"/>
        </w:rPr>
        <w:t xml:space="preserve"> &amp; ITEMS REVIEWED</w:t>
      </w:r>
    </w:p>
    <w:p w14:paraId="675B70EC" w14:textId="77777777" w:rsidR="00BD4704" w:rsidRPr="002A4B47" w:rsidRDefault="00BD4704" w:rsidP="002A4B47">
      <w:pPr>
        <w:widowControl w:val="0"/>
        <w:spacing w:after="0" w:line="240" w:lineRule="auto"/>
        <w:rPr>
          <w:rFonts w:ascii="Lato" w:hAnsi="Lato" w:cs="Arial"/>
          <w:sz w:val="20"/>
          <w:szCs w:val="20"/>
        </w:rPr>
      </w:pPr>
    </w:p>
    <w:p w14:paraId="226AC154" w14:textId="3A6EA6E5" w:rsidR="0020784A" w:rsidRDefault="00446E8D" w:rsidP="009E019A">
      <w:pPr>
        <w:widowControl w:val="0"/>
        <w:numPr>
          <w:ilvl w:val="0"/>
          <w:numId w:val="1"/>
        </w:numPr>
        <w:spacing w:after="0" w:line="240" w:lineRule="auto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t>The South and West tunnels have been excavated</w:t>
      </w:r>
      <w:r w:rsidR="001427B0">
        <w:rPr>
          <w:rFonts w:ascii="Lato" w:hAnsi="Lato"/>
          <w:sz w:val="20"/>
          <w:szCs w:val="20"/>
        </w:rPr>
        <w:t xml:space="preserve"> and the </w:t>
      </w:r>
      <w:del w:id="6" w:author="Kyle Pellerin" w:date="2025-11-20T14:57:00Z" w16du:dateUtc="2025-11-20T19:57:00Z">
        <w:r w:rsidR="001427B0" w:rsidDel="00F83C87">
          <w:rPr>
            <w:rFonts w:ascii="Lato" w:hAnsi="Lato"/>
            <w:sz w:val="20"/>
            <w:szCs w:val="20"/>
          </w:rPr>
          <w:delText>S</w:delText>
        </w:r>
      </w:del>
      <w:ins w:id="7" w:author="Kyle Pellerin" w:date="2025-11-20T14:57:00Z" w16du:dateUtc="2025-11-20T19:57:00Z">
        <w:r w:rsidR="00F83C87">
          <w:rPr>
            <w:rFonts w:ascii="Lato" w:hAnsi="Lato"/>
            <w:sz w:val="20"/>
            <w:szCs w:val="20"/>
          </w:rPr>
          <w:t>s</w:t>
        </w:r>
      </w:ins>
      <w:r w:rsidR="001427B0">
        <w:rPr>
          <w:rFonts w:ascii="Lato" w:hAnsi="Lato"/>
          <w:sz w:val="20"/>
          <w:szCs w:val="20"/>
        </w:rPr>
        <w:t>outh tunnel had mostly completed surface preparation a</w:t>
      </w:r>
      <w:ins w:id="8" w:author="Kyle Pellerin" w:date="2025-11-20T14:57:00Z" w16du:dateUtc="2025-11-20T19:57:00Z">
        <w:r w:rsidR="00F83C87">
          <w:rPr>
            <w:rFonts w:ascii="Lato" w:hAnsi="Lato"/>
            <w:sz w:val="20"/>
            <w:szCs w:val="20"/>
          </w:rPr>
          <w:t>t time of review</w:t>
        </w:r>
      </w:ins>
      <w:del w:id="9" w:author="Kyle Pellerin" w:date="2025-11-20T14:57:00Z" w16du:dateUtc="2025-11-20T19:57:00Z">
        <w:r w:rsidR="001427B0" w:rsidDel="00F83C87">
          <w:rPr>
            <w:rFonts w:ascii="Lato" w:hAnsi="Lato"/>
            <w:sz w:val="20"/>
            <w:szCs w:val="20"/>
          </w:rPr>
          <w:delText>head of waterproofing</w:delText>
        </w:r>
      </w:del>
      <w:r w:rsidR="001427B0">
        <w:rPr>
          <w:rFonts w:ascii="Lato" w:hAnsi="Lato"/>
          <w:sz w:val="20"/>
          <w:szCs w:val="20"/>
        </w:rPr>
        <w:t>.</w:t>
      </w:r>
    </w:p>
    <w:p w14:paraId="13EFEB19" w14:textId="77777777" w:rsidR="00446E8D" w:rsidRDefault="00446E8D" w:rsidP="00446E8D">
      <w:pPr>
        <w:widowControl w:val="0"/>
        <w:spacing w:after="0" w:line="240" w:lineRule="auto"/>
        <w:ind w:left="1247"/>
        <w:rPr>
          <w:rFonts w:ascii="Lato" w:hAnsi="Lato"/>
          <w:sz w:val="20"/>
          <w:szCs w:val="20"/>
        </w:rPr>
      </w:pPr>
    </w:p>
    <w:p w14:paraId="02DAFA96" w14:textId="5831B169" w:rsidR="001427B0" w:rsidRDefault="00446E8D" w:rsidP="009E019A">
      <w:pPr>
        <w:widowControl w:val="0"/>
        <w:numPr>
          <w:ilvl w:val="0"/>
          <w:numId w:val="1"/>
        </w:numPr>
        <w:spacing w:after="0" w:line="240" w:lineRule="auto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t xml:space="preserve">WF noted that there were multiple minor cracks along the surface </w:t>
      </w:r>
      <w:r w:rsidR="001427B0">
        <w:rPr>
          <w:rFonts w:ascii="Lato" w:hAnsi="Lato"/>
          <w:sz w:val="20"/>
          <w:szCs w:val="20"/>
        </w:rPr>
        <w:t xml:space="preserve">of the </w:t>
      </w:r>
      <w:del w:id="10" w:author="Kyle Pellerin" w:date="2025-11-20T14:57:00Z" w16du:dateUtc="2025-11-20T19:57:00Z">
        <w:r w:rsidR="001427B0" w:rsidDel="00F83C87">
          <w:rPr>
            <w:rFonts w:ascii="Lato" w:hAnsi="Lato"/>
            <w:sz w:val="20"/>
            <w:szCs w:val="20"/>
          </w:rPr>
          <w:delText>S</w:delText>
        </w:r>
      </w:del>
      <w:ins w:id="11" w:author="Kyle Pellerin" w:date="2025-11-20T14:58:00Z" w16du:dateUtc="2025-11-20T19:58:00Z">
        <w:r w:rsidR="00F83C87">
          <w:rPr>
            <w:rFonts w:ascii="Lato" w:hAnsi="Lato"/>
            <w:sz w:val="20"/>
            <w:szCs w:val="20"/>
          </w:rPr>
          <w:t>s</w:t>
        </w:r>
      </w:ins>
      <w:r w:rsidR="001427B0">
        <w:rPr>
          <w:rFonts w:ascii="Lato" w:hAnsi="Lato"/>
          <w:sz w:val="20"/>
          <w:szCs w:val="20"/>
        </w:rPr>
        <w:t xml:space="preserve">outh tunnel. </w:t>
      </w:r>
      <w:r>
        <w:rPr>
          <w:rFonts w:ascii="Lato" w:hAnsi="Lato"/>
          <w:sz w:val="20"/>
          <w:szCs w:val="20"/>
        </w:rPr>
        <w:t xml:space="preserve">As per specifications, </w:t>
      </w:r>
      <w:r w:rsidR="001427B0">
        <w:rPr>
          <w:rFonts w:ascii="Lato" w:hAnsi="Lato"/>
          <w:sz w:val="20"/>
          <w:szCs w:val="20"/>
        </w:rPr>
        <w:t>a</w:t>
      </w:r>
      <w:r w:rsidR="001427B0">
        <w:rPr>
          <w:rFonts w:ascii="Lato" w:hAnsi="Lato" w:cs="Arial"/>
          <w:sz w:val="20"/>
          <w:szCs w:val="20"/>
        </w:rPr>
        <w:t>ll cracks larger than 1/16” are to be routed a minimum of 1/4" wide and 1/2" deep then caulked with a compatible sealant as per the waterproofing manufacturer’s guidelines.</w:t>
      </w:r>
      <w:r>
        <w:rPr>
          <w:rFonts w:ascii="Lato" w:hAnsi="Lato"/>
          <w:sz w:val="20"/>
          <w:szCs w:val="20"/>
        </w:rPr>
        <w:t xml:space="preserve"> </w:t>
      </w:r>
    </w:p>
    <w:p w14:paraId="25CC08A9" w14:textId="77777777" w:rsidR="001427B0" w:rsidRDefault="001427B0" w:rsidP="001427B0">
      <w:pPr>
        <w:pStyle w:val="ListParagraph"/>
        <w:spacing w:after="0"/>
        <w:rPr>
          <w:rFonts w:ascii="Lato" w:hAnsi="Lato"/>
          <w:sz w:val="20"/>
          <w:szCs w:val="20"/>
        </w:rPr>
      </w:pPr>
    </w:p>
    <w:p w14:paraId="79D00BBE" w14:textId="174BB2F5" w:rsidR="00446E8D" w:rsidRDefault="001427B0" w:rsidP="009E019A">
      <w:pPr>
        <w:widowControl w:val="0"/>
        <w:numPr>
          <w:ilvl w:val="0"/>
          <w:numId w:val="1"/>
        </w:numPr>
        <w:spacing w:after="0" w:line="240" w:lineRule="auto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t xml:space="preserve">Some of the </w:t>
      </w:r>
      <w:ins w:id="12" w:author="Kyle Pellerin" w:date="2025-11-20T14:58:00Z" w16du:dateUtc="2025-11-20T19:58:00Z">
        <w:r w:rsidR="00F83C87">
          <w:rPr>
            <w:rFonts w:ascii="Lato" w:hAnsi="Lato"/>
            <w:sz w:val="20"/>
            <w:szCs w:val="20"/>
          </w:rPr>
          <w:t>s</w:t>
        </w:r>
      </w:ins>
      <w:del w:id="13" w:author="Kyle Pellerin" w:date="2025-11-20T14:58:00Z" w16du:dateUtc="2025-11-20T19:58:00Z">
        <w:r w:rsidDel="00F83C87">
          <w:rPr>
            <w:rFonts w:ascii="Lato" w:hAnsi="Lato"/>
            <w:sz w:val="20"/>
            <w:szCs w:val="20"/>
          </w:rPr>
          <w:delText>S</w:delText>
        </w:r>
      </w:del>
      <w:r>
        <w:rPr>
          <w:rFonts w:ascii="Lato" w:hAnsi="Lato"/>
          <w:sz w:val="20"/>
          <w:szCs w:val="20"/>
        </w:rPr>
        <w:t xml:space="preserve">outh tunnel </w:t>
      </w:r>
      <w:del w:id="14" w:author="Kyle Pellerin" w:date="2025-11-20T14:58:00Z" w16du:dateUtc="2025-11-20T19:58:00Z">
        <w:r w:rsidDel="00F83C87">
          <w:rPr>
            <w:rFonts w:ascii="Lato" w:hAnsi="Lato"/>
            <w:sz w:val="20"/>
            <w:szCs w:val="20"/>
          </w:rPr>
          <w:delText xml:space="preserve">downturn </w:delText>
        </w:r>
      </w:del>
      <w:r>
        <w:rPr>
          <w:rFonts w:ascii="Lato" w:hAnsi="Lato"/>
          <w:sz w:val="20"/>
          <w:szCs w:val="20"/>
        </w:rPr>
        <w:t xml:space="preserve">corners were rough </w:t>
      </w:r>
      <w:r w:rsidR="00156168">
        <w:rPr>
          <w:rFonts w:ascii="Lato" w:hAnsi="Lato"/>
          <w:sz w:val="20"/>
          <w:szCs w:val="20"/>
        </w:rPr>
        <w:t>and irregular</w:t>
      </w:r>
      <w:r>
        <w:rPr>
          <w:rFonts w:ascii="Lato" w:hAnsi="Lato"/>
          <w:sz w:val="20"/>
          <w:szCs w:val="20"/>
        </w:rPr>
        <w:t xml:space="preserve">. </w:t>
      </w:r>
      <w:r w:rsidR="00446E8D">
        <w:rPr>
          <w:rFonts w:ascii="Lato" w:hAnsi="Lato"/>
          <w:sz w:val="20"/>
          <w:szCs w:val="20"/>
        </w:rPr>
        <w:t>Rough edges are to be ground smooth with downturns receiving a 1” chamfer</w:t>
      </w:r>
      <w:r>
        <w:rPr>
          <w:rFonts w:ascii="Lato" w:hAnsi="Lato"/>
          <w:sz w:val="20"/>
          <w:szCs w:val="20"/>
        </w:rPr>
        <w:t xml:space="preserve"> such that no</w:t>
      </w:r>
      <w:ins w:id="15" w:author="Kyle Pellerin" w:date="2025-11-20T14:58:00Z" w16du:dateUtc="2025-11-20T19:58:00Z">
        <w:r w:rsidR="00F83C87">
          <w:rPr>
            <w:rFonts w:ascii="Lato" w:hAnsi="Lato"/>
            <w:sz w:val="20"/>
            <w:szCs w:val="20"/>
          </w:rPr>
          <w:t xml:space="preserve"> sharp</w:t>
        </w:r>
      </w:ins>
      <w:r>
        <w:rPr>
          <w:rFonts w:ascii="Lato" w:hAnsi="Lato"/>
          <w:sz w:val="20"/>
          <w:szCs w:val="20"/>
        </w:rPr>
        <w:t xml:space="preserve"> protrusions remain.</w:t>
      </w:r>
    </w:p>
    <w:p w14:paraId="2191E02B" w14:textId="77777777" w:rsidR="001427B0" w:rsidRDefault="001427B0" w:rsidP="001427B0">
      <w:pPr>
        <w:pStyle w:val="ListParagraph"/>
        <w:spacing w:after="0"/>
        <w:rPr>
          <w:rFonts w:ascii="Lato" w:hAnsi="Lato"/>
          <w:sz w:val="20"/>
          <w:szCs w:val="20"/>
        </w:rPr>
      </w:pPr>
    </w:p>
    <w:p w14:paraId="1C130ACB" w14:textId="1EF6A8EF" w:rsidR="001427B0" w:rsidRDefault="001427B0" w:rsidP="009E019A">
      <w:pPr>
        <w:widowControl w:val="0"/>
        <w:numPr>
          <w:ilvl w:val="0"/>
          <w:numId w:val="1"/>
        </w:numPr>
        <w:spacing w:after="0" w:line="240" w:lineRule="auto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t xml:space="preserve">One area was noted on the </w:t>
      </w:r>
      <w:ins w:id="16" w:author="Kyle Pellerin" w:date="2025-11-20T14:58:00Z" w16du:dateUtc="2025-11-20T19:58:00Z">
        <w:r w:rsidR="00F83C87">
          <w:rPr>
            <w:rFonts w:ascii="Lato" w:hAnsi="Lato"/>
            <w:sz w:val="20"/>
            <w:szCs w:val="20"/>
          </w:rPr>
          <w:t>s</w:t>
        </w:r>
      </w:ins>
      <w:del w:id="17" w:author="Kyle Pellerin" w:date="2025-11-20T14:58:00Z" w16du:dateUtc="2025-11-20T19:58:00Z">
        <w:r w:rsidDel="00F83C87">
          <w:rPr>
            <w:rFonts w:ascii="Lato" w:hAnsi="Lato"/>
            <w:sz w:val="20"/>
            <w:szCs w:val="20"/>
          </w:rPr>
          <w:delText>S</w:delText>
        </w:r>
      </w:del>
      <w:r>
        <w:rPr>
          <w:rFonts w:ascii="Lato" w:hAnsi="Lato"/>
          <w:sz w:val="20"/>
          <w:szCs w:val="20"/>
        </w:rPr>
        <w:t xml:space="preserve">outh tunnel where a small portion of the original waterproofing remained. All areas of waterproofing are to be ground off to 100% removal. </w:t>
      </w:r>
    </w:p>
    <w:p w14:paraId="1DDB1C92" w14:textId="77777777" w:rsidR="001427B0" w:rsidRDefault="001427B0" w:rsidP="001427B0">
      <w:pPr>
        <w:pStyle w:val="ListParagraph"/>
        <w:spacing w:after="0"/>
        <w:rPr>
          <w:rFonts w:ascii="Lato" w:hAnsi="Lato"/>
          <w:sz w:val="20"/>
          <w:szCs w:val="20"/>
        </w:rPr>
      </w:pPr>
    </w:p>
    <w:p w14:paraId="25A3F42D" w14:textId="22148794" w:rsidR="001427B0" w:rsidRDefault="001427B0" w:rsidP="009E019A">
      <w:pPr>
        <w:widowControl w:val="0"/>
        <w:numPr>
          <w:ilvl w:val="0"/>
          <w:numId w:val="1"/>
        </w:numPr>
        <w:spacing w:after="0" w:line="240" w:lineRule="auto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t>WF noted that in some areas of the South tunnel, the concrete surface was rougher than the specified CSP 3. Local divots should be filled with specified compatible sealant and a 60mil detail coat over top. Otherwise, the slightly rough area is acceptable.</w:t>
      </w:r>
    </w:p>
    <w:p w14:paraId="4D5A35E1" w14:textId="77777777" w:rsidR="001427B0" w:rsidRDefault="001427B0" w:rsidP="001427B0">
      <w:pPr>
        <w:pStyle w:val="ListParagraph"/>
        <w:spacing w:after="0"/>
        <w:rPr>
          <w:rFonts w:ascii="Lato" w:hAnsi="Lato"/>
          <w:sz w:val="20"/>
          <w:szCs w:val="20"/>
        </w:rPr>
      </w:pPr>
    </w:p>
    <w:p w14:paraId="2D326943" w14:textId="695487C9" w:rsidR="001427B0" w:rsidRDefault="001427B0" w:rsidP="001427B0">
      <w:pPr>
        <w:widowControl w:val="0"/>
        <w:numPr>
          <w:ilvl w:val="0"/>
          <w:numId w:val="1"/>
        </w:numPr>
        <w:spacing w:after="0" w:line="240" w:lineRule="auto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t>WF noted a small step on the surface of the South tunnel. This edge should be ground down following a similar process for the specified edge detail</w:t>
      </w:r>
      <w:r w:rsidR="00156168">
        <w:rPr>
          <w:rFonts w:ascii="Lato" w:hAnsi="Lato"/>
          <w:sz w:val="20"/>
          <w:szCs w:val="20"/>
        </w:rPr>
        <w:t>ing</w:t>
      </w:r>
      <w:r>
        <w:rPr>
          <w:rFonts w:ascii="Lato" w:hAnsi="Lato"/>
          <w:sz w:val="20"/>
          <w:szCs w:val="20"/>
        </w:rPr>
        <w:t xml:space="preserve">. A sealant </w:t>
      </w:r>
      <w:proofErr w:type="gramStart"/>
      <w:r>
        <w:rPr>
          <w:rFonts w:ascii="Lato" w:hAnsi="Lato"/>
          <w:sz w:val="20"/>
          <w:szCs w:val="20"/>
        </w:rPr>
        <w:t>cant</w:t>
      </w:r>
      <w:proofErr w:type="gramEnd"/>
      <w:r>
        <w:rPr>
          <w:rFonts w:ascii="Lato" w:hAnsi="Lato"/>
          <w:sz w:val="20"/>
          <w:szCs w:val="20"/>
        </w:rPr>
        <w:t xml:space="preserve"> should be provided for a smooth transition.</w:t>
      </w:r>
    </w:p>
    <w:p w14:paraId="1F1FBEF2" w14:textId="77777777" w:rsidR="00BD4704" w:rsidRPr="0023340F" w:rsidRDefault="00BD4704" w:rsidP="0023340F">
      <w:pPr>
        <w:spacing w:after="0"/>
        <w:rPr>
          <w:rFonts w:ascii="Lato" w:hAnsi="Lato"/>
          <w:sz w:val="20"/>
          <w:szCs w:val="20"/>
        </w:rPr>
      </w:pPr>
    </w:p>
    <w:p w14:paraId="22894E74" w14:textId="19FA3EE1" w:rsidR="008F75F4" w:rsidRPr="00344874" w:rsidRDefault="00AE1252" w:rsidP="002A4B47">
      <w:pPr>
        <w:rPr>
          <w:rFonts w:ascii="Lato" w:hAnsi="Lato"/>
          <w:b/>
          <w:bCs/>
          <w:sz w:val="20"/>
          <w:szCs w:val="20"/>
          <w:u w:val="single"/>
        </w:rPr>
      </w:pPr>
      <w:r>
        <w:rPr>
          <w:rFonts w:ascii="Lato" w:hAnsi="Lato"/>
          <w:b/>
          <w:bCs/>
          <w:sz w:val="20"/>
          <w:szCs w:val="20"/>
          <w:u w:val="single"/>
        </w:rPr>
        <w:t>D</w:t>
      </w:r>
      <w:r w:rsidR="006900CD" w:rsidRPr="007C227B">
        <w:rPr>
          <w:rFonts w:ascii="Lato" w:hAnsi="Lato"/>
          <w:b/>
          <w:bCs/>
          <w:sz w:val="20"/>
          <w:szCs w:val="20"/>
          <w:u w:val="single"/>
        </w:rPr>
        <w:t>ISCUSSIONS WITH CONTRACTOR</w:t>
      </w:r>
    </w:p>
    <w:p w14:paraId="75EB14F3" w14:textId="02A17E28" w:rsidR="00446E8D" w:rsidRDefault="001427B0" w:rsidP="00B330EC">
      <w:pPr>
        <w:widowControl w:val="0"/>
        <w:numPr>
          <w:ilvl w:val="0"/>
          <w:numId w:val="1"/>
        </w:numPr>
        <w:spacing w:after="0" w:line="240" w:lineRule="auto"/>
        <w:rPr>
          <w:rFonts w:ascii="Lato" w:hAnsi="Lato" w:cs="Arial"/>
          <w:sz w:val="20"/>
          <w:szCs w:val="20"/>
        </w:rPr>
      </w:pPr>
      <w:r>
        <w:rPr>
          <w:rFonts w:ascii="Lato" w:hAnsi="Lato" w:cs="Arial"/>
          <w:sz w:val="20"/>
          <w:szCs w:val="20"/>
        </w:rPr>
        <w:t>Where there are rough surfaces and edges, cracks, or existing material on the concrete surface, appropriate surface preparation measures as discussed previously shall be completed.</w:t>
      </w:r>
    </w:p>
    <w:p w14:paraId="2545D775" w14:textId="77777777" w:rsidR="001427B0" w:rsidRDefault="001427B0" w:rsidP="001427B0">
      <w:pPr>
        <w:widowControl w:val="0"/>
        <w:spacing w:after="0" w:line="240" w:lineRule="auto"/>
        <w:ind w:left="1247"/>
        <w:rPr>
          <w:rFonts w:ascii="Lato" w:hAnsi="Lato" w:cs="Arial"/>
          <w:sz w:val="20"/>
          <w:szCs w:val="20"/>
        </w:rPr>
      </w:pPr>
    </w:p>
    <w:p w14:paraId="0480119F" w14:textId="7D0E2BD6" w:rsidR="001427B0" w:rsidRDefault="001427B0" w:rsidP="00B330EC">
      <w:pPr>
        <w:widowControl w:val="0"/>
        <w:numPr>
          <w:ilvl w:val="0"/>
          <w:numId w:val="1"/>
        </w:numPr>
        <w:spacing w:after="0" w:line="240" w:lineRule="auto"/>
        <w:rPr>
          <w:rFonts w:ascii="Lato" w:hAnsi="Lato" w:cs="Arial"/>
          <w:sz w:val="20"/>
          <w:szCs w:val="20"/>
        </w:rPr>
      </w:pPr>
      <w:r>
        <w:rPr>
          <w:rFonts w:ascii="Lato" w:hAnsi="Lato" w:cs="Arial"/>
          <w:sz w:val="20"/>
          <w:szCs w:val="20"/>
        </w:rPr>
        <w:t>At all downturn locations, 600mm of waterproofing down the wall on each side of the tunnel is to be provided</w:t>
      </w:r>
      <w:ins w:id="18" w:author="Kyle Pellerin" w:date="2025-11-20T15:01:00Z" w16du:dateUtc="2025-11-20T20:01:00Z">
        <w:r w:rsidR="00930FF7">
          <w:rPr>
            <w:rFonts w:ascii="Lato" w:hAnsi="Lato" w:cs="Arial"/>
            <w:sz w:val="20"/>
            <w:szCs w:val="20"/>
          </w:rPr>
          <w:t xml:space="preserve"> in accordance with the WalterFedy Contract Documents</w:t>
        </w:r>
      </w:ins>
      <w:r>
        <w:rPr>
          <w:rFonts w:ascii="Lato" w:hAnsi="Lato" w:cs="Arial"/>
          <w:sz w:val="20"/>
          <w:szCs w:val="20"/>
        </w:rPr>
        <w:t>.</w:t>
      </w:r>
    </w:p>
    <w:p w14:paraId="09EF8623" w14:textId="77777777" w:rsidR="001427B0" w:rsidRDefault="001427B0" w:rsidP="001427B0">
      <w:pPr>
        <w:pStyle w:val="ListParagraph"/>
        <w:rPr>
          <w:rFonts w:ascii="Lato" w:hAnsi="Lato" w:cs="Arial"/>
          <w:sz w:val="20"/>
          <w:szCs w:val="20"/>
        </w:rPr>
      </w:pPr>
    </w:p>
    <w:p w14:paraId="5301DFB2" w14:textId="028B34F9" w:rsidR="001427B0" w:rsidRDefault="001427B0" w:rsidP="00B330EC">
      <w:pPr>
        <w:widowControl w:val="0"/>
        <w:numPr>
          <w:ilvl w:val="0"/>
          <w:numId w:val="1"/>
        </w:numPr>
        <w:spacing w:after="0" w:line="240" w:lineRule="auto"/>
        <w:rPr>
          <w:rFonts w:ascii="Lato" w:hAnsi="Lato" w:cs="Arial"/>
          <w:sz w:val="20"/>
          <w:szCs w:val="20"/>
        </w:rPr>
      </w:pPr>
      <w:r>
        <w:rPr>
          <w:rFonts w:ascii="Lato" w:hAnsi="Lato" w:cs="Arial"/>
          <w:sz w:val="20"/>
          <w:szCs w:val="20"/>
        </w:rPr>
        <w:lastRenderedPageBreak/>
        <w:t xml:space="preserve">The West tunnel has a very rough surface and </w:t>
      </w:r>
      <w:r w:rsidR="00EB6C21">
        <w:rPr>
          <w:rFonts w:ascii="Lato" w:hAnsi="Lato" w:cs="Arial"/>
          <w:sz w:val="20"/>
          <w:szCs w:val="20"/>
        </w:rPr>
        <w:t>change in elevation where there is a hatch in the tunnel roof. WF recommends that the Contractor arrange for the waterproofing manufacturer to come to site to provide a recommendation of surface preparation under these conditions.</w:t>
      </w:r>
    </w:p>
    <w:p w14:paraId="61CF0EE0" w14:textId="77777777" w:rsidR="00446E8D" w:rsidRDefault="00446E8D" w:rsidP="00446E8D">
      <w:pPr>
        <w:widowControl w:val="0"/>
        <w:spacing w:after="0" w:line="240" w:lineRule="auto"/>
        <w:ind w:left="1247"/>
        <w:rPr>
          <w:rFonts w:ascii="Lato" w:hAnsi="Lato" w:cs="Arial"/>
          <w:sz w:val="20"/>
          <w:szCs w:val="20"/>
        </w:rPr>
      </w:pPr>
    </w:p>
    <w:p w14:paraId="67D3BE2B" w14:textId="77777777" w:rsidR="00011E85" w:rsidRPr="00011E85" w:rsidRDefault="00011E85" w:rsidP="00011E85">
      <w:pPr>
        <w:spacing w:after="0"/>
        <w:rPr>
          <w:rFonts w:ascii="Lato" w:hAnsi="Lato"/>
          <w:b/>
          <w:bCs/>
          <w:sz w:val="20"/>
          <w:szCs w:val="20"/>
          <w:u w:val="single"/>
        </w:rPr>
      </w:pPr>
    </w:p>
    <w:p w14:paraId="76C2D457" w14:textId="3EF72869" w:rsidR="001A7DD8" w:rsidRPr="00956923" w:rsidRDefault="006F13BC" w:rsidP="00956923">
      <w:pPr>
        <w:spacing w:after="0"/>
        <w:rPr>
          <w:rFonts w:ascii="Lato" w:hAnsi="Lato"/>
          <w:b/>
          <w:bCs/>
          <w:sz w:val="20"/>
          <w:szCs w:val="20"/>
          <w:u w:val="single"/>
        </w:rPr>
      </w:pPr>
      <w:r w:rsidRPr="00C77C86">
        <w:rPr>
          <w:rFonts w:ascii="Lato" w:hAnsi="Lato"/>
          <w:b/>
          <w:bCs/>
          <w:sz w:val="20"/>
          <w:szCs w:val="20"/>
          <w:u w:val="single"/>
        </w:rPr>
        <w:t>SCHEDULE</w:t>
      </w:r>
      <w:r w:rsidR="005563E6">
        <w:rPr>
          <w:rFonts w:ascii="Lato" w:hAnsi="Lato"/>
          <w:b/>
          <w:bCs/>
          <w:sz w:val="20"/>
          <w:szCs w:val="20"/>
          <w:u w:val="single"/>
        </w:rPr>
        <w:t xml:space="preserve"> &amp; NEXT STEPS</w:t>
      </w:r>
    </w:p>
    <w:p w14:paraId="0E32CE98" w14:textId="77777777" w:rsidR="00FA1394" w:rsidRPr="005D70C9" w:rsidRDefault="00FA1394" w:rsidP="005D70C9">
      <w:pPr>
        <w:spacing w:after="0"/>
        <w:rPr>
          <w:rFonts w:ascii="Lato" w:hAnsi="Lato"/>
          <w:sz w:val="20"/>
          <w:szCs w:val="20"/>
        </w:rPr>
      </w:pPr>
    </w:p>
    <w:p w14:paraId="18DE6260" w14:textId="4AC2ABE1" w:rsidR="00031DBF" w:rsidRDefault="00446E8D" w:rsidP="002A3466">
      <w:pPr>
        <w:pStyle w:val="ListParagraph"/>
        <w:numPr>
          <w:ilvl w:val="0"/>
          <w:numId w:val="1"/>
        </w:numPr>
        <w:spacing w:after="0"/>
        <w:rPr>
          <w:ins w:id="19" w:author="Kyle Pellerin" w:date="2025-11-20T15:02:00Z" w16du:dateUtc="2025-11-20T20:02:00Z"/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t xml:space="preserve">Surface preparation to </w:t>
      </w:r>
      <w:proofErr w:type="gramStart"/>
      <w:r>
        <w:rPr>
          <w:rFonts w:ascii="Lato" w:hAnsi="Lato"/>
          <w:sz w:val="20"/>
          <w:szCs w:val="20"/>
        </w:rPr>
        <w:t>continue on</w:t>
      </w:r>
      <w:proofErr w:type="gramEnd"/>
      <w:r>
        <w:rPr>
          <w:rFonts w:ascii="Lato" w:hAnsi="Lato"/>
          <w:sz w:val="20"/>
          <w:szCs w:val="20"/>
        </w:rPr>
        <w:t xml:space="preserve"> the West tunnel with completion of the preparation expected around November 26</w:t>
      </w:r>
      <w:r w:rsidRPr="00446E8D">
        <w:rPr>
          <w:rFonts w:ascii="Lato" w:hAnsi="Lato"/>
          <w:sz w:val="20"/>
          <w:szCs w:val="20"/>
          <w:vertAlign w:val="superscript"/>
        </w:rPr>
        <w:t>th</w:t>
      </w:r>
      <w:r>
        <w:rPr>
          <w:rFonts w:ascii="Lato" w:hAnsi="Lato"/>
          <w:sz w:val="20"/>
          <w:szCs w:val="20"/>
        </w:rPr>
        <w:t>.</w:t>
      </w:r>
    </w:p>
    <w:p w14:paraId="6F115C3B" w14:textId="1FDE147D" w:rsidR="00930FF7" w:rsidRDefault="00930FF7" w:rsidP="002A3466">
      <w:pPr>
        <w:pStyle w:val="ListParagraph"/>
        <w:numPr>
          <w:ilvl w:val="0"/>
          <w:numId w:val="1"/>
        </w:numPr>
        <w:spacing w:after="0"/>
        <w:rPr>
          <w:rFonts w:ascii="Lato" w:hAnsi="Lato"/>
          <w:sz w:val="20"/>
          <w:szCs w:val="20"/>
        </w:rPr>
      </w:pPr>
      <w:ins w:id="20" w:author="Kyle Pellerin" w:date="2025-11-20T15:02:00Z" w16du:dateUtc="2025-11-20T20:02:00Z">
        <w:r>
          <w:rPr>
            <w:rFonts w:ascii="Lato" w:hAnsi="Lato"/>
            <w:sz w:val="20"/>
            <w:szCs w:val="20"/>
          </w:rPr>
          <w:t xml:space="preserve">Contractor is to </w:t>
        </w:r>
      </w:ins>
      <w:ins w:id="21" w:author="Kyle Pellerin" w:date="2025-11-20T15:03:00Z" w16du:dateUtc="2025-11-20T20:03:00Z">
        <w:r>
          <w:rPr>
            <w:rFonts w:ascii="Lato" w:hAnsi="Lato"/>
            <w:sz w:val="20"/>
            <w:szCs w:val="20"/>
          </w:rPr>
          <w:t xml:space="preserve">await confirmation as to whether to proceed with the specified 240mil high-build waterproofing, or if applying the materials to 120mil is acceptable. </w:t>
        </w:r>
      </w:ins>
      <w:ins w:id="22" w:author="Kyle Pellerin" w:date="2025-11-20T15:04:00Z" w16du:dateUtc="2025-11-20T20:04:00Z">
        <w:r>
          <w:rPr>
            <w:rFonts w:ascii="Lato" w:hAnsi="Lato"/>
            <w:sz w:val="20"/>
            <w:szCs w:val="20"/>
          </w:rPr>
          <w:t>Do not proceed with waterproofing work until written confirmation is distributed.</w:t>
        </w:r>
      </w:ins>
    </w:p>
    <w:p w14:paraId="2992D7BD" w14:textId="77777777" w:rsidR="00031DBF" w:rsidRPr="00031DBF" w:rsidRDefault="00031DBF" w:rsidP="00031DBF">
      <w:pPr>
        <w:pStyle w:val="ListParagraph"/>
        <w:rPr>
          <w:rFonts w:ascii="Lato" w:hAnsi="Lato"/>
          <w:sz w:val="20"/>
          <w:szCs w:val="20"/>
        </w:rPr>
      </w:pPr>
    </w:p>
    <w:p w14:paraId="04115FBF" w14:textId="77777777" w:rsidR="00031DBF" w:rsidRPr="00031DBF" w:rsidRDefault="00031DBF" w:rsidP="00031DBF">
      <w:pPr>
        <w:pStyle w:val="ListParagraph"/>
        <w:spacing w:after="0"/>
        <w:ind w:left="1247"/>
        <w:rPr>
          <w:rFonts w:ascii="Lato" w:hAnsi="Lato"/>
          <w:sz w:val="20"/>
          <w:szCs w:val="20"/>
        </w:rPr>
      </w:pPr>
    </w:p>
    <w:p w14:paraId="5F4866F8" w14:textId="4ABFC366" w:rsidR="005563E6" w:rsidRPr="001F79E9" w:rsidRDefault="005563E6" w:rsidP="005563E6">
      <w:pPr>
        <w:spacing w:after="0"/>
        <w:rPr>
          <w:rFonts w:ascii="Lato" w:hAnsi="Lato"/>
          <w:b/>
          <w:bCs/>
        </w:rPr>
      </w:pPr>
      <w:r w:rsidRPr="001F79E9">
        <w:rPr>
          <w:rFonts w:ascii="Lato" w:hAnsi="Lato"/>
          <w:b/>
          <w:bCs/>
        </w:rPr>
        <w:t>WALTERFEDY</w:t>
      </w:r>
    </w:p>
    <w:p w14:paraId="77A324BD" w14:textId="7B38E881" w:rsidR="005563E6" w:rsidRDefault="005563E6" w:rsidP="005563E6">
      <w:pPr>
        <w:spacing w:after="0"/>
        <w:rPr>
          <w:rFonts w:ascii="Lato" w:hAnsi="Lat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</w:tblGrid>
      <w:tr w:rsidR="005563E6" w14:paraId="2A8896ED" w14:textId="77777777" w:rsidTr="003C70A6">
        <w:tc>
          <w:tcPr>
            <w:tcW w:w="4675" w:type="dxa"/>
          </w:tcPr>
          <w:p w14:paraId="5475E728" w14:textId="67182F24" w:rsidR="005563E6" w:rsidRDefault="00CA6727" w:rsidP="003C70A6">
            <w:pPr>
              <w:rPr>
                <w:rFonts w:ascii="Lato" w:hAnsi="Lato"/>
              </w:rPr>
            </w:pPr>
            <w:del w:id="23" w:author="Kyle Pellerin" w:date="2025-11-20T15:05:00Z" w16du:dateUtc="2025-11-20T20:05:00Z">
              <w:r w:rsidRPr="0051554C" w:rsidDel="002A0860">
                <w:rPr>
                  <w:rFonts w:ascii="Lato" w:hAnsi="Lato"/>
                  <w:noProof/>
                </w:rPr>
                <w:drawing>
                  <wp:anchor distT="0" distB="0" distL="114300" distR="114300" simplePos="0" relativeHeight="251658240" behindDoc="0" locked="0" layoutInCell="1" allowOverlap="1" wp14:anchorId="5E2C9F1F" wp14:editId="25D57450">
                    <wp:simplePos x="0" y="0"/>
                    <wp:positionH relativeFrom="column">
                      <wp:posOffset>-10150</wp:posOffset>
                    </wp:positionH>
                    <wp:positionV relativeFrom="paragraph">
                      <wp:posOffset>51937</wp:posOffset>
                    </wp:positionV>
                    <wp:extent cx="1314450" cy="791409"/>
                    <wp:effectExtent l="0" t="0" r="0" b="8890"/>
                    <wp:wrapNone/>
                    <wp:docPr id="459869954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4450" cy="7914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  <w:p w14:paraId="4A31D008" w14:textId="48DCEA07" w:rsidR="005563E6" w:rsidRDefault="005563E6" w:rsidP="003C70A6">
            <w:pPr>
              <w:rPr>
                <w:rFonts w:ascii="Lato" w:hAnsi="Lato"/>
              </w:rPr>
            </w:pPr>
          </w:p>
          <w:p w14:paraId="7406AF53" w14:textId="1596C2B7" w:rsidR="005563E6" w:rsidRDefault="005563E6" w:rsidP="003C70A6">
            <w:pPr>
              <w:rPr>
                <w:rFonts w:ascii="Lato" w:hAnsi="Lato"/>
              </w:rPr>
            </w:pPr>
          </w:p>
          <w:p w14:paraId="3F80FCFC" w14:textId="1891119B" w:rsidR="005563E6" w:rsidRDefault="005563E6" w:rsidP="003C70A6">
            <w:pPr>
              <w:rPr>
                <w:rFonts w:ascii="Lato" w:hAnsi="Lato"/>
              </w:rPr>
            </w:pPr>
          </w:p>
          <w:p w14:paraId="527636DF" w14:textId="67B39E26" w:rsidR="005563E6" w:rsidRPr="002A0860" w:rsidRDefault="002A0860" w:rsidP="003C70A6">
            <w:pPr>
              <w:rPr>
                <w:rFonts w:ascii="Lato" w:hAnsi="Lato"/>
                <w:rPrChange w:id="24" w:author="Kyle Pellerin" w:date="2025-11-20T15:06:00Z" w16du:dateUtc="2025-11-20T20:06:00Z">
                  <w:rPr>
                    <w:rFonts w:ascii="Lato" w:hAnsi="Lato"/>
                    <w:highlight w:val="yellow"/>
                  </w:rPr>
                </w:rPrChange>
              </w:rPr>
            </w:pPr>
            <w:ins w:id="25" w:author="Kyle Pellerin" w:date="2025-11-20T15:05:00Z" w16du:dateUtc="2025-11-20T20:05:00Z">
              <w:r w:rsidRPr="002A0860">
                <w:rPr>
                  <w:rFonts w:ascii="Lato" w:hAnsi="Lato"/>
                  <w:rPrChange w:id="26" w:author="Kyle Pellerin" w:date="2025-11-20T15:06:00Z" w16du:dateUtc="2025-11-20T20:06:00Z">
                    <w:rPr>
                      <w:rFonts w:ascii="Lato" w:hAnsi="Lato"/>
                      <w:highlight w:val="yellow"/>
                    </w:rPr>
                  </w:rPrChange>
                </w:rPr>
                <w:t>Kyle Pellerin</w:t>
              </w:r>
            </w:ins>
            <w:del w:id="27" w:author="Kyle Pellerin" w:date="2025-11-20T15:05:00Z" w16du:dateUtc="2025-11-20T20:05:00Z">
              <w:r w:rsidR="005563E6" w:rsidRPr="002A0860" w:rsidDel="002A0860">
                <w:rPr>
                  <w:rFonts w:ascii="Lato" w:hAnsi="Lato"/>
                  <w:rPrChange w:id="28" w:author="Kyle Pellerin" w:date="2025-11-20T15:06:00Z" w16du:dateUtc="2025-11-20T20:06:00Z">
                    <w:rPr>
                      <w:rFonts w:ascii="Lato" w:hAnsi="Lato"/>
                      <w:highlight w:val="yellow"/>
                    </w:rPr>
                  </w:rPrChange>
                </w:rPr>
                <w:delText>Ryan Schultz</w:delText>
              </w:r>
            </w:del>
            <w:r w:rsidR="005563E6" w:rsidRPr="002A0860">
              <w:rPr>
                <w:rFonts w:ascii="Lato" w:hAnsi="Lato"/>
                <w:rPrChange w:id="29" w:author="Kyle Pellerin" w:date="2025-11-20T15:06:00Z" w16du:dateUtc="2025-11-20T20:06:00Z">
                  <w:rPr>
                    <w:rFonts w:ascii="Lato" w:hAnsi="Lato"/>
                    <w:highlight w:val="yellow"/>
                  </w:rPr>
                </w:rPrChange>
              </w:rPr>
              <w:t>, P.Eng.</w:t>
            </w:r>
          </w:p>
          <w:p w14:paraId="68BD0DCF" w14:textId="00E89CB6" w:rsidR="00785C2E" w:rsidRPr="002A0860" w:rsidRDefault="00785C2E" w:rsidP="003C70A6">
            <w:pPr>
              <w:rPr>
                <w:rFonts w:ascii="Lato" w:hAnsi="Lato"/>
                <w:rPrChange w:id="30" w:author="Kyle Pellerin" w:date="2025-11-20T15:06:00Z" w16du:dateUtc="2025-11-20T20:06:00Z">
                  <w:rPr>
                    <w:rFonts w:ascii="Lato" w:hAnsi="Lato"/>
                    <w:highlight w:val="yellow"/>
                  </w:rPr>
                </w:rPrChange>
              </w:rPr>
            </w:pPr>
            <w:del w:id="31" w:author="Kyle Pellerin" w:date="2025-11-20T15:05:00Z" w16du:dateUtc="2025-11-20T20:05:00Z">
              <w:r w:rsidRPr="002A0860" w:rsidDel="002A0860">
                <w:rPr>
                  <w:rFonts w:ascii="Lato" w:hAnsi="Lato"/>
                  <w:rPrChange w:id="32" w:author="Kyle Pellerin" w:date="2025-11-20T15:06:00Z" w16du:dateUtc="2025-11-20T20:06:00Z">
                    <w:rPr>
                      <w:rFonts w:ascii="Lato" w:hAnsi="Lato"/>
                      <w:highlight w:val="yellow"/>
                    </w:rPr>
                  </w:rPrChange>
                </w:rPr>
                <w:delText>Project Manager</w:delText>
              </w:r>
            </w:del>
            <w:ins w:id="33" w:author="Kyle Pellerin" w:date="2025-11-20T15:05:00Z" w16du:dateUtc="2025-11-20T20:05:00Z">
              <w:r w:rsidR="002A0860" w:rsidRPr="002A0860">
                <w:rPr>
                  <w:rFonts w:ascii="Lato" w:hAnsi="Lato"/>
                  <w:rPrChange w:id="34" w:author="Kyle Pellerin" w:date="2025-11-20T15:06:00Z" w16du:dateUtc="2025-11-20T20:06:00Z">
                    <w:rPr>
                      <w:rFonts w:ascii="Lato" w:hAnsi="Lato"/>
                      <w:highlight w:val="yellow"/>
                    </w:rPr>
                  </w:rPrChange>
                </w:rPr>
                <w:t>Structural Engineer</w:t>
              </w:r>
            </w:ins>
          </w:p>
          <w:p w14:paraId="1C23F55C" w14:textId="1EFC711B" w:rsidR="005563E6" w:rsidRDefault="002A0860" w:rsidP="003C70A6">
            <w:pPr>
              <w:rPr>
                <w:rFonts w:ascii="Lato" w:hAnsi="Lato"/>
              </w:rPr>
            </w:pPr>
            <w:ins w:id="35" w:author="Kyle Pellerin" w:date="2025-11-20T15:05:00Z" w16du:dateUtc="2025-11-20T20:05:00Z">
              <w:r w:rsidRPr="002A0860">
                <w:rPr>
                  <w:rFonts w:ascii="Lato" w:hAnsi="Lato"/>
                  <w:rPrChange w:id="36" w:author="Kyle Pellerin" w:date="2025-11-20T15:06:00Z" w16du:dateUtc="2025-11-20T20:06:00Z">
                    <w:rPr>
                      <w:rFonts w:ascii="Lato" w:hAnsi="Lato"/>
                      <w:highlight w:val="yellow"/>
                    </w:rPr>
                  </w:rPrChange>
                </w:rPr>
                <w:t>kp</w:t>
              </w:r>
            </w:ins>
            <w:ins w:id="37" w:author="Kyle Pellerin" w:date="2025-11-20T15:06:00Z" w16du:dateUtc="2025-11-20T20:06:00Z">
              <w:r w:rsidRPr="002A0860">
                <w:rPr>
                  <w:rFonts w:ascii="Lato" w:hAnsi="Lato"/>
                  <w:rPrChange w:id="38" w:author="Kyle Pellerin" w:date="2025-11-20T15:06:00Z" w16du:dateUtc="2025-11-20T20:06:00Z">
                    <w:rPr>
                      <w:rFonts w:ascii="Lato" w:hAnsi="Lato"/>
                      <w:highlight w:val="yellow"/>
                    </w:rPr>
                  </w:rPrChange>
                </w:rPr>
                <w:t>ellerin</w:t>
              </w:r>
            </w:ins>
            <w:del w:id="39" w:author="Kyle Pellerin" w:date="2025-11-20T15:05:00Z" w16du:dateUtc="2025-11-20T20:05:00Z">
              <w:r w:rsidR="005563E6" w:rsidRPr="002A0860" w:rsidDel="002A0860">
                <w:rPr>
                  <w:rFonts w:ascii="Lato" w:hAnsi="Lato"/>
                  <w:rPrChange w:id="40" w:author="Kyle Pellerin" w:date="2025-11-20T15:06:00Z" w16du:dateUtc="2025-11-20T20:06:00Z">
                    <w:rPr>
                      <w:rFonts w:ascii="Lato" w:hAnsi="Lato"/>
                      <w:highlight w:val="yellow"/>
                    </w:rPr>
                  </w:rPrChange>
                </w:rPr>
                <w:delText>rschultz</w:delText>
              </w:r>
            </w:del>
            <w:r w:rsidR="005563E6" w:rsidRPr="002A0860">
              <w:rPr>
                <w:rFonts w:ascii="Lato" w:hAnsi="Lato"/>
                <w:rPrChange w:id="41" w:author="Kyle Pellerin" w:date="2025-11-20T15:06:00Z" w16du:dateUtc="2025-11-20T20:06:00Z">
                  <w:rPr>
                    <w:rFonts w:ascii="Lato" w:hAnsi="Lato"/>
                    <w:highlight w:val="yellow"/>
                  </w:rPr>
                </w:rPrChange>
              </w:rPr>
              <w:t>@walterfedy.com</w:t>
            </w:r>
          </w:p>
        </w:tc>
      </w:tr>
    </w:tbl>
    <w:p w14:paraId="442FA159" w14:textId="77BBB55C" w:rsidR="001B4AEF" w:rsidRDefault="001B4AEF" w:rsidP="006900CD">
      <w:pPr>
        <w:spacing w:after="0"/>
        <w:rPr>
          <w:rFonts w:ascii="Lato" w:hAnsi="Lato"/>
          <w:b/>
          <w:bCs/>
          <w:u w:val="single"/>
        </w:rPr>
      </w:pPr>
    </w:p>
    <w:p w14:paraId="77298D05" w14:textId="7F67804C" w:rsidR="001B4AEF" w:rsidRDefault="001B4AEF">
      <w:pPr>
        <w:rPr>
          <w:rFonts w:ascii="Lato" w:hAnsi="Lato"/>
          <w:b/>
          <w:bCs/>
          <w:u w:val="single"/>
        </w:rPr>
      </w:pPr>
    </w:p>
    <w:p w14:paraId="11DE53D9" w14:textId="77777777" w:rsidR="00031DBF" w:rsidRDefault="00031DBF">
      <w:pPr>
        <w:rPr>
          <w:rFonts w:ascii="Lato" w:hAnsi="Lato"/>
          <w:b/>
          <w:bCs/>
          <w:u w:val="single"/>
        </w:rPr>
      </w:pPr>
      <w:r>
        <w:rPr>
          <w:rFonts w:ascii="Lato" w:hAnsi="Lato"/>
          <w:b/>
          <w:bCs/>
          <w:u w:val="single"/>
        </w:rPr>
        <w:br w:type="page"/>
      </w:r>
    </w:p>
    <w:p w14:paraId="0DFE1737" w14:textId="3DD790E4" w:rsidR="006900CD" w:rsidRPr="006F7E9E" w:rsidRDefault="006900CD" w:rsidP="006F7E9E">
      <w:pPr>
        <w:rPr>
          <w:rFonts w:ascii="Lato" w:hAnsi="Lato"/>
          <w:b/>
          <w:bCs/>
          <w:u w:val="single"/>
        </w:rPr>
      </w:pPr>
      <w:r>
        <w:rPr>
          <w:rFonts w:ascii="Lato" w:hAnsi="Lato"/>
          <w:b/>
          <w:bCs/>
          <w:u w:val="single"/>
        </w:rPr>
        <w:lastRenderedPageBreak/>
        <w:t>GENERAL PHOTOS</w:t>
      </w:r>
    </w:p>
    <w:p w14:paraId="15C419DE" w14:textId="56641F41" w:rsidR="0001591B" w:rsidRDefault="001E0025" w:rsidP="0001591B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noProof/>
          <w:color w:val="44546A" w:themeColor="text2"/>
          <w:sz w:val="18"/>
          <w:szCs w:val="18"/>
        </w:rPr>
        <w:drawing>
          <wp:inline distT="0" distB="0" distL="0" distR="0" wp14:anchorId="675EE8E6" wp14:editId="14F7DAC8">
            <wp:extent cx="4320000" cy="3240000"/>
            <wp:effectExtent l="0" t="0" r="4445" b="0"/>
            <wp:docPr id="177938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7E95" w14:textId="65CC4BDD" w:rsidR="00584B00" w:rsidRDefault="0001591B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>Photo</w:t>
      </w:r>
      <w:r w:rsidRPr="00663831">
        <w:rPr>
          <w:i/>
          <w:iCs/>
          <w:color w:val="44546A" w:themeColor="text2"/>
          <w:sz w:val="18"/>
          <w:szCs w:val="18"/>
        </w:rPr>
        <w:t xml:space="preserve"> </w:t>
      </w:r>
      <w:r w:rsidR="00A2740F">
        <w:rPr>
          <w:i/>
          <w:iCs/>
          <w:color w:val="44546A" w:themeColor="text2"/>
          <w:sz w:val="18"/>
          <w:szCs w:val="18"/>
        </w:rPr>
        <w:t>1</w:t>
      </w:r>
      <w:r w:rsidRPr="00663831">
        <w:rPr>
          <w:i/>
          <w:iCs/>
          <w:color w:val="44546A" w:themeColor="text2"/>
          <w:sz w:val="18"/>
          <w:szCs w:val="18"/>
        </w:rPr>
        <w:t>:</w:t>
      </w:r>
      <w:r>
        <w:rPr>
          <w:i/>
          <w:iCs/>
          <w:color w:val="44546A" w:themeColor="text2"/>
          <w:sz w:val="18"/>
          <w:szCs w:val="18"/>
        </w:rPr>
        <w:t xml:space="preserve"> </w:t>
      </w:r>
      <w:r w:rsidR="001E0025">
        <w:rPr>
          <w:i/>
          <w:iCs/>
          <w:color w:val="44546A" w:themeColor="text2"/>
          <w:sz w:val="18"/>
          <w:szCs w:val="18"/>
        </w:rPr>
        <w:t xml:space="preserve">Example of </w:t>
      </w:r>
      <w:del w:id="42" w:author="Kyle Pellerin" w:date="2025-11-20T15:04:00Z" w16du:dateUtc="2025-11-20T20:04:00Z">
        <w:r w:rsidR="001E0025" w:rsidDel="00930FF7">
          <w:rPr>
            <w:i/>
            <w:iCs/>
            <w:color w:val="44546A" w:themeColor="text2"/>
            <w:sz w:val="18"/>
            <w:szCs w:val="18"/>
          </w:rPr>
          <w:delText xml:space="preserve">minor </w:delText>
        </w:r>
      </w:del>
      <w:r w:rsidR="001E0025">
        <w:rPr>
          <w:i/>
          <w:iCs/>
          <w:color w:val="44546A" w:themeColor="text2"/>
          <w:sz w:val="18"/>
          <w:szCs w:val="18"/>
        </w:rPr>
        <w:t>cracking along the South tunnel roof surface</w:t>
      </w:r>
    </w:p>
    <w:p w14:paraId="0D494B9B" w14:textId="2A39EEA7" w:rsidR="001E0025" w:rsidRDefault="001E0025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noProof/>
          <w:color w:val="44546A" w:themeColor="text2"/>
          <w:sz w:val="18"/>
          <w:szCs w:val="18"/>
        </w:rPr>
        <w:drawing>
          <wp:inline distT="0" distB="0" distL="0" distR="0" wp14:anchorId="20835CE4" wp14:editId="68C97E1C">
            <wp:extent cx="4320000" cy="3240000"/>
            <wp:effectExtent l="0" t="0" r="4445" b="0"/>
            <wp:docPr id="1056895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8721" w14:textId="13C3A684" w:rsidR="001E0025" w:rsidRDefault="001E0025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>Photo</w:t>
      </w:r>
      <w:r w:rsidRPr="00663831">
        <w:rPr>
          <w:i/>
          <w:iCs/>
          <w:color w:val="44546A" w:themeColor="text2"/>
          <w:sz w:val="18"/>
          <w:szCs w:val="18"/>
        </w:rPr>
        <w:t xml:space="preserve"> </w:t>
      </w:r>
      <w:r>
        <w:rPr>
          <w:i/>
          <w:iCs/>
          <w:color w:val="44546A" w:themeColor="text2"/>
          <w:sz w:val="18"/>
          <w:szCs w:val="18"/>
        </w:rPr>
        <w:t>2</w:t>
      </w:r>
      <w:r w:rsidRPr="00663831">
        <w:rPr>
          <w:i/>
          <w:iCs/>
          <w:color w:val="44546A" w:themeColor="text2"/>
          <w:sz w:val="18"/>
          <w:szCs w:val="18"/>
        </w:rPr>
        <w:t>:</w:t>
      </w:r>
      <w:r>
        <w:rPr>
          <w:i/>
          <w:iCs/>
          <w:color w:val="44546A" w:themeColor="text2"/>
          <w:sz w:val="18"/>
          <w:szCs w:val="18"/>
        </w:rPr>
        <w:t xml:space="preserve"> Condition of some South tunnel downturn corners</w:t>
      </w:r>
    </w:p>
    <w:p w14:paraId="11201376" w14:textId="56CEB5AF" w:rsidR="001E0025" w:rsidRDefault="001E0025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noProof/>
          <w:color w:val="44546A" w:themeColor="text2"/>
          <w:sz w:val="18"/>
          <w:szCs w:val="18"/>
        </w:rPr>
        <w:lastRenderedPageBreak/>
        <w:drawing>
          <wp:inline distT="0" distB="0" distL="0" distR="0" wp14:anchorId="2737BF84" wp14:editId="0A047A03">
            <wp:extent cx="4320000" cy="3240000"/>
            <wp:effectExtent l="0" t="0" r="4445" b="0"/>
            <wp:docPr id="242719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FDE7" w14:textId="0898E40F" w:rsidR="001E0025" w:rsidRDefault="001E0025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>Photo</w:t>
      </w:r>
      <w:r w:rsidRPr="00663831">
        <w:rPr>
          <w:i/>
          <w:iCs/>
          <w:color w:val="44546A" w:themeColor="text2"/>
          <w:sz w:val="18"/>
          <w:szCs w:val="18"/>
        </w:rPr>
        <w:t xml:space="preserve"> </w:t>
      </w:r>
      <w:r>
        <w:rPr>
          <w:i/>
          <w:iCs/>
          <w:color w:val="44546A" w:themeColor="text2"/>
          <w:sz w:val="18"/>
          <w:szCs w:val="18"/>
        </w:rPr>
        <w:t>3</w:t>
      </w:r>
      <w:r w:rsidRPr="00663831">
        <w:rPr>
          <w:i/>
          <w:iCs/>
          <w:color w:val="44546A" w:themeColor="text2"/>
          <w:sz w:val="18"/>
          <w:szCs w:val="18"/>
        </w:rPr>
        <w:t>:</w:t>
      </w:r>
      <w:r>
        <w:rPr>
          <w:i/>
          <w:iCs/>
          <w:color w:val="44546A" w:themeColor="text2"/>
          <w:sz w:val="18"/>
          <w:szCs w:val="18"/>
        </w:rPr>
        <w:t xml:space="preserve"> Small portion of original waterproofing remaining at South tunnel</w:t>
      </w:r>
      <w:ins w:id="43" w:author="Kyle Pellerin" w:date="2025-11-20T15:04:00Z" w16du:dateUtc="2025-11-20T20:04:00Z">
        <w:r w:rsidR="00930FF7">
          <w:rPr>
            <w:i/>
            <w:iCs/>
            <w:color w:val="44546A" w:themeColor="text2"/>
            <w:sz w:val="18"/>
            <w:szCs w:val="18"/>
          </w:rPr>
          <w:t xml:space="preserve"> (to be ground off)</w:t>
        </w:r>
      </w:ins>
    </w:p>
    <w:p w14:paraId="038E53C4" w14:textId="6E22048A" w:rsidR="001E0025" w:rsidRDefault="001E0025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noProof/>
          <w:color w:val="44546A" w:themeColor="text2"/>
          <w:sz w:val="18"/>
          <w:szCs w:val="18"/>
        </w:rPr>
        <w:drawing>
          <wp:inline distT="0" distB="0" distL="0" distR="0" wp14:anchorId="04927DEA" wp14:editId="5207A2FC">
            <wp:extent cx="4320000" cy="3240000"/>
            <wp:effectExtent l="6668" t="0" r="0" b="0"/>
            <wp:docPr id="578651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42DE" w14:textId="34731454" w:rsidR="001E0025" w:rsidRDefault="001E0025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>Photo</w:t>
      </w:r>
      <w:r w:rsidRPr="00663831">
        <w:rPr>
          <w:i/>
          <w:iCs/>
          <w:color w:val="44546A" w:themeColor="text2"/>
          <w:sz w:val="18"/>
          <w:szCs w:val="18"/>
        </w:rPr>
        <w:t xml:space="preserve"> </w:t>
      </w:r>
      <w:r>
        <w:rPr>
          <w:i/>
          <w:iCs/>
          <w:color w:val="44546A" w:themeColor="text2"/>
          <w:sz w:val="18"/>
          <w:szCs w:val="18"/>
        </w:rPr>
        <w:t>4</w:t>
      </w:r>
      <w:r w:rsidRPr="00663831">
        <w:rPr>
          <w:i/>
          <w:iCs/>
          <w:color w:val="44546A" w:themeColor="text2"/>
          <w:sz w:val="18"/>
          <w:szCs w:val="18"/>
        </w:rPr>
        <w:t>:</w:t>
      </w:r>
      <w:r>
        <w:rPr>
          <w:i/>
          <w:iCs/>
          <w:color w:val="44546A" w:themeColor="text2"/>
          <w:sz w:val="18"/>
          <w:szCs w:val="18"/>
        </w:rPr>
        <w:t xml:space="preserve"> Rough surface condition of some areas at South tunnel</w:t>
      </w:r>
      <w:ins w:id="44" w:author="Kyle Pellerin" w:date="2025-11-20T15:04:00Z" w16du:dateUtc="2025-11-20T20:04:00Z">
        <w:r w:rsidR="00930FF7">
          <w:rPr>
            <w:i/>
            <w:iCs/>
            <w:color w:val="44546A" w:themeColor="text2"/>
            <w:sz w:val="18"/>
            <w:szCs w:val="18"/>
          </w:rPr>
          <w:t xml:space="preserve"> (divots to be filled in, detail coat provided)</w:t>
        </w:r>
      </w:ins>
    </w:p>
    <w:p w14:paraId="3D981DAE" w14:textId="39DBBC91" w:rsidR="001E0025" w:rsidRDefault="001E0025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noProof/>
          <w:color w:val="44546A" w:themeColor="text2"/>
          <w:sz w:val="18"/>
          <w:szCs w:val="18"/>
        </w:rPr>
        <w:lastRenderedPageBreak/>
        <w:drawing>
          <wp:inline distT="0" distB="0" distL="0" distR="0" wp14:anchorId="4908B310" wp14:editId="2DC3F7D6">
            <wp:extent cx="4320000" cy="3240000"/>
            <wp:effectExtent l="0" t="0" r="4445" b="0"/>
            <wp:docPr id="913871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54B0" w14:textId="6EEE18FA" w:rsidR="001E0025" w:rsidRDefault="001E0025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>Photo</w:t>
      </w:r>
      <w:r w:rsidRPr="00663831">
        <w:rPr>
          <w:i/>
          <w:iCs/>
          <w:color w:val="44546A" w:themeColor="text2"/>
          <w:sz w:val="18"/>
          <w:szCs w:val="18"/>
        </w:rPr>
        <w:t xml:space="preserve"> </w:t>
      </w:r>
      <w:r>
        <w:rPr>
          <w:i/>
          <w:iCs/>
          <w:color w:val="44546A" w:themeColor="text2"/>
          <w:sz w:val="18"/>
          <w:szCs w:val="18"/>
        </w:rPr>
        <w:t>5</w:t>
      </w:r>
      <w:r w:rsidRPr="00663831">
        <w:rPr>
          <w:i/>
          <w:iCs/>
          <w:color w:val="44546A" w:themeColor="text2"/>
          <w:sz w:val="18"/>
          <w:szCs w:val="18"/>
        </w:rPr>
        <w:t>:</w:t>
      </w:r>
      <w:r>
        <w:rPr>
          <w:i/>
          <w:iCs/>
          <w:color w:val="44546A" w:themeColor="text2"/>
          <w:sz w:val="18"/>
          <w:szCs w:val="18"/>
        </w:rPr>
        <w:t xml:space="preserve"> Step on South tunnel surface</w:t>
      </w:r>
      <w:ins w:id="45" w:author="Kyle Pellerin" w:date="2025-11-20T15:04:00Z" w16du:dateUtc="2025-11-20T20:04:00Z">
        <w:r w:rsidR="00930FF7">
          <w:rPr>
            <w:i/>
            <w:iCs/>
            <w:color w:val="44546A" w:themeColor="text2"/>
            <w:sz w:val="18"/>
            <w:szCs w:val="18"/>
          </w:rPr>
          <w:t xml:space="preserve"> (grind down and provide sealant </w:t>
        </w:r>
        <w:proofErr w:type="gramStart"/>
        <w:r w:rsidR="00930FF7">
          <w:rPr>
            <w:i/>
            <w:iCs/>
            <w:color w:val="44546A" w:themeColor="text2"/>
            <w:sz w:val="18"/>
            <w:szCs w:val="18"/>
          </w:rPr>
          <w:t>cant</w:t>
        </w:r>
      </w:ins>
      <w:proofErr w:type="gramEnd"/>
      <w:ins w:id="46" w:author="Kyle Pellerin" w:date="2025-11-20T15:05:00Z" w16du:dateUtc="2025-11-20T20:05:00Z">
        <w:r w:rsidR="00930FF7">
          <w:rPr>
            <w:i/>
            <w:iCs/>
            <w:color w:val="44546A" w:themeColor="text2"/>
            <w:sz w:val="18"/>
            <w:szCs w:val="18"/>
          </w:rPr>
          <w:t>)</w:t>
        </w:r>
      </w:ins>
    </w:p>
    <w:p w14:paraId="5B872EA5" w14:textId="651FF549" w:rsidR="001E0025" w:rsidRDefault="001E0025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noProof/>
          <w:color w:val="44546A" w:themeColor="text2"/>
          <w:sz w:val="18"/>
          <w:szCs w:val="18"/>
        </w:rPr>
        <w:drawing>
          <wp:inline distT="0" distB="0" distL="0" distR="0" wp14:anchorId="337D4209" wp14:editId="694240FC">
            <wp:extent cx="4320000" cy="3240000"/>
            <wp:effectExtent l="0" t="0" r="4445" b="0"/>
            <wp:docPr id="1640905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CAAD" w14:textId="3B9C3644" w:rsidR="001E0025" w:rsidRDefault="001E0025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>Photo</w:t>
      </w:r>
      <w:r w:rsidRPr="00663831">
        <w:rPr>
          <w:i/>
          <w:iCs/>
          <w:color w:val="44546A" w:themeColor="text2"/>
          <w:sz w:val="18"/>
          <w:szCs w:val="18"/>
        </w:rPr>
        <w:t xml:space="preserve"> </w:t>
      </w:r>
      <w:r>
        <w:rPr>
          <w:i/>
          <w:iCs/>
          <w:color w:val="44546A" w:themeColor="text2"/>
          <w:sz w:val="18"/>
          <w:szCs w:val="18"/>
        </w:rPr>
        <w:t>6</w:t>
      </w:r>
      <w:r w:rsidRPr="00663831">
        <w:rPr>
          <w:i/>
          <w:iCs/>
          <w:color w:val="44546A" w:themeColor="text2"/>
          <w:sz w:val="18"/>
          <w:szCs w:val="18"/>
        </w:rPr>
        <w:t>:</w:t>
      </w:r>
      <w:r>
        <w:rPr>
          <w:i/>
          <w:iCs/>
          <w:color w:val="44546A" w:themeColor="text2"/>
          <w:sz w:val="18"/>
          <w:szCs w:val="18"/>
        </w:rPr>
        <w:t xml:space="preserve"> General condition of West tunnel</w:t>
      </w:r>
    </w:p>
    <w:sectPr w:rsidR="001E0025" w:rsidSect="00F55D8B">
      <w:headerReference w:type="default" r:id="rId15"/>
      <w:footerReference w:type="default" r:id="rId16"/>
      <w:headerReference w:type="first" r:id="rId1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96C4" w14:textId="77777777" w:rsidR="00D84652" w:rsidRDefault="00D84652" w:rsidP="00F55D8B">
      <w:pPr>
        <w:spacing w:after="0" w:line="240" w:lineRule="auto"/>
      </w:pPr>
      <w:r>
        <w:separator/>
      </w:r>
    </w:p>
  </w:endnote>
  <w:endnote w:type="continuationSeparator" w:id="0">
    <w:p w14:paraId="14EB5953" w14:textId="77777777" w:rsidR="00D84652" w:rsidRDefault="00D84652" w:rsidP="00F55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10CF" w14:textId="193F2819" w:rsidR="00F90E79" w:rsidRPr="00F90E79" w:rsidRDefault="00F90E79" w:rsidP="00F90E79">
    <w:pPr>
      <w:pStyle w:val="Footer"/>
      <w:jc w:val="right"/>
      <w:rPr>
        <w:rFonts w:ascii="Lato" w:hAnsi="Lato"/>
        <w:color w:val="FF0000"/>
        <w:sz w:val="20"/>
        <w:szCs w:val="20"/>
      </w:rPr>
    </w:pPr>
    <w:r w:rsidRPr="00F90E79">
      <w:rPr>
        <w:rFonts w:ascii="Lato" w:hAnsi="Lato"/>
        <w:noProof/>
        <w:sz w:val="20"/>
        <w:szCs w:val="20"/>
      </w:rPr>
      <w:t xml:space="preserve">Kitchener | Hamilton | Toronto | </w:t>
    </w:r>
    <w:r w:rsidRPr="00F90E79">
      <w:rPr>
        <w:rFonts w:ascii="Lato" w:hAnsi="Lato"/>
        <w:noProof/>
        <w:color w:val="FF0000"/>
        <w:sz w:val="20"/>
        <w:szCs w:val="20"/>
      </w:rPr>
      <w:t>walterfedy.com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79363" w14:textId="77777777" w:rsidR="00D84652" w:rsidRDefault="00D84652" w:rsidP="00F55D8B">
      <w:pPr>
        <w:spacing w:after="0" w:line="240" w:lineRule="auto"/>
      </w:pPr>
      <w:r>
        <w:separator/>
      </w:r>
    </w:p>
  </w:footnote>
  <w:footnote w:type="continuationSeparator" w:id="0">
    <w:p w14:paraId="2927B6F5" w14:textId="77777777" w:rsidR="00D84652" w:rsidRDefault="00D84652" w:rsidP="00F55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Lato" w:hAnsi="Lato"/>
        <w:sz w:val="16"/>
        <w:szCs w:val="16"/>
      </w:rPr>
      <w:id w:val="-1318336367"/>
      <w:docPartObj>
        <w:docPartGallery w:val="Page Numbers (Top of Page)"/>
        <w:docPartUnique/>
      </w:docPartObj>
    </w:sdtPr>
    <w:sdtEndPr/>
    <w:sdtContent>
      <w:p w14:paraId="05A10DC7" w14:textId="59E19419" w:rsidR="00AA0BC4" w:rsidRPr="00AA0BC4" w:rsidRDefault="00AA0BC4">
        <w:pPr>
          <w:pStyle w:val="Header"/>
          <w:jc w:val="right"/>
          <w:rPr>
            <w:rFonts w:ascii="Lato" w:hAnsi="Lato"/>
            <w:sz w:val="16"/>
            <w:szCs w:val="16"/>
          </w:rPr>
        </w:pPr>
        <w:r w:rsidRPr="00AA0BC4">
          <w:rPr>
            <w:rFonts w:ascii="Lato" w:hAnsi="Lato"/>
            <w:sz w:val="16"/>
            <w:szCs w:val="16"/>
          </w:rPr>
          <w:t xml:space="preserve">Page </w:t>
        </w:r>
        <w:r w:rsidRPr="00AA0BC4">
          <w:rPr>
            <w:rFonts w:ascii="Lato" w:hAnsi="Lato"/>
            <w:sz w:val="16"/>
            <w:szCs w:val="16"/>
          </w:rPr>
          <w:fldChar w:fldCharType="begin"/>
        </w:r>
        <w:r w:rsidRPr="00AA0BC4">
          <w:rPr>
            <w:rFonts w:ascii="Lato" w:hAnsi="Lato"/>
            <w:sz w:val="16"/>
            <w:szCs w:val="16"/>
          </w:rPr>
          <w:instrText xml:space="preserve"> PAGE </w:instrText>
        </w:r>
        <w:r w:rsidRPr="00AA0BC4">
          <w:rPr>
            <w:rFonts w:ascii="Lato" w:hAnsi="Lato"/>
            <w:sz w:val="16"/>
            <w:szCs w:val="16"/>
          </w:rPr>
          <w:fldChar w:fldCharType="separate"/>
        </w:r>
        <w:r w:rsidRPr="00AA0BC4">
          <w:rPr>
            <w:rFonts w:ascii="Lato" w:hAnsi="Lato"/>
            <w:noProof/>
            <w:sz w:val="16"/>
            <w:szCs w:val="16"/>
          </w:rPr>
          <w:t>2</w:t>
        </w:r>
        <w:r w:rsidRPr="00AA0BC4">
          <w:rPr>
            <w:rFonts w:ascii="Lato" w:hAnsi="Lato"/>
            <w:sz w:val="16"/>
            <w:szCs w:val="16"/>
          </w:rPr>
          <w:fldChar w:fldCharType="end"/>
        </w:r>
        <w:r w:rsidRPr="00AA0BC4">
          <w:rPr>
            <w:rFonts w:ascii="Lato" w:hAnsi="Lato"/>
            <w:sz w:val="16"/>
            <w:szCs w:val="16"/>
          </w:rPr>
          <w:t xml:space="preserve"> of </w:t>
        </w:r>
        <w:r w:rsidRPr="00AA0BC4">
          <w:rPr>
            <w:rFonts w:ascii="Lato" w:hAnsi="Lato"/>
            <w:sz w:val="16"/>
            <w:szCs w:val="16"/>
          </w:rPr>
          <w:fldChar w:fldCharType="begin"/>
        </w:r>
        <w:r w:rsidRPr="00AA0BC4">
          <w:rPr>
            <w:rFonts w:ascii="Lato" w:hAnsi="Lato"/>
            <w:sz w:val="16"/>
            <w:szCs w:val="16"/>
          </w:rPr>
          <w:instrText xml:space="preserve"> NUMPAGES  </w:instrText>
        </w:r>
        <w:r w:rsidRPr="00AA0BC4">
          <w:rPr>
            <w:rFonts w:ascii="Lato" w:hAnsi="Lato"/>
            <w:sz w:val="16"/>
            <w:szCs w:val="16"/>
          </w:rPr>
          <w:fldChar w:fldCharType="separate"/>
        </w:r>
        <w:r w:rsidRPr="00AA0BC4">
          <w:rPr>
            <w:rFonts w:ascii="Lato" w:hAnsi="Lato"/>
            <w:noProof/>
            <w:sz w:val="16"/>
            <w:szCs w:val="16"/>
          </w:rPr>
          <w:t>2</w:t>
        </w:r>
        <w:r w:rsidRPr="00AA0BC4">
          <w:rPr>
            <w:rFonts w:ascii="Lato" w:hAnsi="Lato"/>
            <w:sz w:val="16"/>
            <w:szCs w:val="16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350"/>
    </w:tblGrid>
    <w:tr w:rsidR="00AA0BC4" w14:paraId="7968D473" w14:textId="77777777" w:rsidTr="00AA0BC4">
      <w:tc>
        <w:tcPr>
          <w:tcW w:w="9350" w:type="dxa"/>
          <w:shd w:val="clear" w:color="auto" w:fill="000000" w:themeFill="text1"/>
        </w:tcPr>
        <w:p w14:paraId="0C1E1719" w14:textId="48F4F962" w:rsidR="00AA0BC4" w:rsidRPr="00AA0BC4" w:rsidRDefault="00AA0BC4">
          <w:pPr>
            <w:pStyle w:val="Header"/>
            <w:rPr>
              <w:rFonts w:ascii="Lato" w:hAnsi="Lato"/>
              <w:b/>
              <w:bCs/>
            </w:rPr>
          </w:pPr>
          <w:r w:rsidRPr="00AA0BC4">
            <w:rPr>
              <w:rFonts w:ascii="Lato" w:hAnsi="Lato"/>
              <w:b/>
              <w:bCs/>
            </w:rPr>
            <w:t>FIELD REVIEW REPORT</w:t>
          </w:r>
        </w:p>
      </w:tc>
    </w:tr>
  </w:tbl>
  <w:p w14:paraId="5E7F7897" w14:textId="0A28559D" w:rsidR="00AA0BC4" w:rsidRDefault="00AA0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86029" w14:textId="477FE1F8" w:rsidR="00F55D8B" w:rsidRDefault="00595A5E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9264" behindDoc="1" locked="0" layoutInCell="1" allowOverlap="1" wp14:anchorId="701435B0" wp14:editId="6263C610">
          <wp:simplePos x="0" y="0"/>
          <wp:positionH relativeFrom="margin">
            <wp:posOffset>-890575</wp:posOffset>
          </wp:positionH>
          <wp:positionV relativeFrom="paragraph">
            <wp:posOffset>-614680</wp:posOffset>
          </wp:positionV>
          <wp:extent cx="7740468" cy="1078173"/>
          <wp:effectExtent l="0" t="0" r="0" b="8255"/>
          <wp:wrapNone/>
          <wp:docPr id="1905590557" name="Picture 1905590557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237"/>
                  <a:stretch/>
                </pic:blipFill>
                <pic:spPr bwMode="auto">
                  <a:xfrm>
                    <a:off x="0" y="0"/>
                    <a:ext cx="7740468" cy="10781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7058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534533"/>
    <w:multiLevelType w:val="hybridMultilevel"/>
    <w:tmpl w:val="F8FEC6B8"/>
    <w:lvl w:ilvl="0" w:tplc="E08E3578">
      <w:start w:val="1"/>
      <w:numFmt w:val="decimal"/>
      <w:lvlText w:val="S 002-%1"/>
      <w:lvlJc w:val="left"/>
      <w:pPr>
        <w:ind w:left="1247" w:hanging="1247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71B5A"/>
    <w:multiLevelType w:val="hybridMultilevel"/>
    <w:tmpl w:val="4C1A01FC"/>
    <w:lvl w:ilvl="0" w:tplc="821AA560">
      <w:start w:val="1"/>
      <w:numFmt w:val="decimal"/>
      <w:lvlText w:val="S 001-%1"/>
      <w:lvlJc w:val="left"/>
      <w:pPr>
        <w:tabs>
          <w:tab w:val="num" w:pos="720"/>
        </w:tabs>
        <w:ind w:left="1080" w:hanging="1080"/>
      </w:pPr>
      <w:rPr>
        <w:rFonts w:ascii="Arial" w:hAnsi="Arial" w:hint="default"/>
        <w:b w:val="0"/>
        <w:color w:val="000000"/>
        <w:sz w:val="20"/>
      </w:rPr>
    </w:lvl>
    <w:lvl w:ilvl="1" w:tplc="331C09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7285970"/>
    <w:multiLevelType w:val="hybridMultilevel"/>
    <w:tmpl w:val="B472E720"/>
    <w:lvl w:ilvl="0" w:tplc="99BAE046">
      <w:start w:val="1"/>
      <w:numFmt w:val="decimal"/>
      <w:lvlText w:val="R001-%1"/>
      <w:lvlJc w:val="left"/>
      <w:pPr>
        <w:ind w:left="1247" w:hanging="1247"/>
      </w:pPr>
      <w:rPr>
        <w:rFonts w:hint="default"/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B47A1"/>
    <w:multiLevelType w:val="hybridMultilevel"/>
    <w:tmpl w:val="59163124"/>
    <w:lvl w:ilvl="0" w:tplc="3E0243F4">
      <w:start w:val="1"/>
      <w:numFmt w:val="decimal"/>
      <w:lvlText w:val="S 002-%1"/>
      <w:lvlJc w:val="left"/>
      <w:pPr>
        <w:ind w:left="624" w:hanging="624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76BE0"/>
    <w:multiLevelType w:val="hybridMultilevel"/>
    <w:tmpl w:val="69DA6EF4"/>
    <w:lvl w:ilvl="0" w:tplc="3E0243F4">
      <w:start w:val="1"/>
      <w:numFmt w:val="decimal"/>
      <w:lvlText w:val="S 002-%1"/>
      <w:lvlJc w:val="left"/>
      <w:pPr>
        <w:ind w:left="624" w:hanging="624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67466">
    <w:abstractNumId w:val="3"/>
  </w:num>
  <w:num w:numId="2" w16cid:durableId="2053531767">
    <w:abstractNumId w:val="4"/>
  </w:num>
  <w:num w:numId="3" w16cid:durableId="2032801218">
    <w:abstractNumId w:val="5"/>
  </w:num>
  <w:num w:numId="4" w16cid:durableId="1953589392">
    <w:abstractNumId w:val="1"/>
  </w:num>
  <w:num w:numId="5" w16cid:durableId="1889494192">
    <w:abstractNumId w:val="0"/>
  </w:num>
  <w:num w:numId="6" w16cid:durableId="62161188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yle Pellerin">
    <w15:presenceInfo w15:providerId="AD" w15:userId="S::kpellerin@walterfedy.com::d1352597-f837-4501-a6a4-c248f246b4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revisionView w:markup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K0NDO0NDcwMzM2MTNR0lEKTi0uzszPAykwNKkFAEVWY6MtAAAA"/>
  </w:docVars>
  <w:rsids>
    <w:rsidRoot w:val="00F55D8B"/>
    <w:rsid w:val="00011E85"/>
    <w:rsid w:val="00012F7D"/>
    <w:rsid w:val="0001591B"/>
    <w:rsid w:val="00026E7E"/>
    <w:rsid w:val="00031DBF"/>
    <w:rsid w:val="00035A86"/>
    <w:rsid w:val="00047BE5"/>
    <w:rsid w:val="00054B56"/>
    <w:rsid w:val="0006511C"/>
    <w:rsid w:val="0007225B"/>
    <w:rsid w:val="00073DDC"/>
    <w:rsid w:val="0008189C"/>
    <w:rsid w:val="0008301B"/>
    <w:rsid w:val="000921AE"/>
    <w:rsid w:val="000931BC"/>
    <w:rsid w:val="000937C3"/>
    <w:rsid w:val="00096BFD"/>
    <w:rsid w:val="0009783D"/>
    <w:rsid w:val="000C1FC5"/>
    <w:rsid w:val="000D2E44"/>
    <w:rsid w:val="000F289D"/>
    <w:rsid w:val="000F4DD2"/>
    <w:rsid w:val="00104DE4"/>
    <w:rsid w:val="00113018"/>
    <w:rsid w:val="00125EA8"/>
    <w:rsid w:val="00133488"/>
    <w:rsid w:val="00133AF8"/>
    <w:rsid w:val="00141A5D"/>
    <w:rsid w:val="001427B0"/>
    <w:rsid w:val="001515E1"/>
    <w:rsid w:val="00153C23"/>
    <w:rsid w:val="00155B4D"/>
    <w:rsid w:val="00156168"/>
    <w:rsid w:val="00170544"/>
    <w:rsid w:val="00170610"/>
    <w:rsid w:val="0017542C"/>
    <w:rsid w:val="00180D4B"/>
    <w:rsid w:val="00186F40"/>
    <w:rsid w:val="0019129E"/>
    <w:rsid w:val="00195A5D"/>
    <w:rsid w:val="00197023"/>
    <w:rsid w:val="001A3834"/>
    <w:rsid w:val="001A6A12"/>
    <w:rsid w:val="001A7DD8"/>
    <w:rsid w:val="001B3972"/>
    <w:rsid w:val="001B4AEF"/>
    <w:rsid w:val="001B5FF3"/>
    <w:rsid w:val="001C05F1"/>
    <w:rsid w:val="001C4AA3"/>
    <w:rsid w:val="001D6D3A"/>
    <w:rsid w:val="001E0025"/>
    <w:rsid w:val="001F654D"/>
    <w:rsid w:val="001F79E9"/>
    <w:rsid w:val="0020166A"/>
    <w:rsid w:val="00207673"/>
    <w:rsid w:val="0020784A"/>
    <w:rsid w:val="002117BA"/>
    <w:rsid w:val="00214DDB"/>
    <w:rsid w:val="0023340F"/>
    <w:rsid w:val="00233F4C"/>
    <w:rsid w:val="00241E22"/>
    <w:rsid w:val="00243FA5"/>
    <w:rsid w:val="0026569A"/>
    <w:rsid w:val="00281AA6"/>
    <w:rsid w:val="00296223"/>
    <w:rsid w:val="002A0860"/>
    <w:rsid w:val="002A4B47"/>
    <w:rsid w:val="002B186B"/>
    <w:rsid w:val="002B594E"/>
    <w:rsid w:val="002B6336"/>
    <w:rsid w:val="002C5E2E"/>
    <w:rsid w:val="002D20B4"/>
    <w:rsid w:val="002E3D5F"/>
    <w:rsid w:val="002F245C"/>
    <w:rsid w:val="002F3ABD"/>
    <w:rsid w:val="002F6998"/>
    <w:rsid w:val="002F72EE"/>
    <w:rsid w:val="0031684C"/>
    <w:rsid w:val="003171D5"/>
    <w:rsid w:val="0032317D"/>
    <w:rsid w:val="0033047F"/>
    <w:rsid w:val="00344874"/>
    <w:rsid w:val="0034513B"/>
    <w:rsid w:val="003470D0"/>
    <w:rsid w:val="00350488"/>
    <w:rsid w:val="0035221D"/>
    <w:rsid w:val="00353C1D"/>
    <w:rsid w:val="00393F86"/>
    <w:rsid w:val="0039409B"/>
    <w:rsid w:val="003B03C1"/>
    <w:rsid w:val="003E0C0E"/>
    <w:rsid w:val="003F74CC"/>
    <w:rsid w:val="004071F9"/>
    <w:rsid w:val="004103CD"/>
    <w:rsid w:val="00415B0D"/>
    <w:rsid w:val="004204D8"/>
    <w:rsid w:val="00421DD8"/>
    <w:rsid w:val="0042300F"/>
    <w:rsid w:val="004241CE"/>
    <w:rsid w:val="00425F29"/>
    <w:rsid w:val="0043401C"/>
    <w:rsid w:val="00436874"/>
    <w:rsid w:val="00445F09"/>
    <w:rsid w:val="00446E8D"/>
    <w:rsid w:val="004473CA"/>
    <w:rsid w:val="00454457"/>
    <w:rsid w:val="00457436"/>
    <w:rsid w:val="00476325"/>
    <w:rsid w:val="0047712A"/>
    <w:rsid w:val="00486848"/>
    <w:rsid w:val="004A5363"/>
    <w:rsid w:val="004B268D"/>
    <w:rsid w:val="004D47D1"/>
    <w:rsid w:val="0051017B"/>
    <w:rsid w:val="00515065"/>
    <w:rsid w:val="0051554C"/>
    <w:rsid w:val="00523F8A"/>
    <w:rsid w:val="005363C5"/>
    <w:rsid w:val="005404D1"/>
    <w:rsid w:val="00541431"/>
    <w:rsid w:val="005563E6"/>
    <w:rsid w:val="005659EB"/>
    <w:rsid w:val="00565B7D"/>
    <w:rsid w:val="0058039B"/>
    <w:rsid w:val="00584B00"/>
    <w:rsid w:val="005907AA"/>
    <w:rsid w:val="0059091F"/>
    <w:rsid w:val="00595A5E"/>
    <w:rsid w:val="005979C1"/>
    <w:rsid w:val="005A03F5"/>
    <w:rsid w:val="005A1448"/>
    <w:rsid w:val="005A1E1E"/>
    <w:rsid w:val="005B0950"/>
    <w:rsid w:val="005C06B6"/>
    <w:rsid w:val="005C0BA7"/>
    <w:rsid w:val="005C7F70"/>
    <w:rsid w:val="005D05E7"/>
    <w:rsid w:val="005D3F02"/>
    <w:rsid w:val="005D4257"/>
    <w:rsid w:val="005D61F8"/>
    <w:rsid w:val="005D70C9"/>
    <w:rsid w:val="005D7A60"/>
    <w:rsid w:val="005E6ED6"/>
    <w:rsid w:val="005F4E80"/>
    <w:rsid w:val="005F666D"/>
    <w:rsid w:val="00622368"/>
    <w:rsid w:val="006503B1"/>
    <w:rsid w:val="00663831"/>
    <w:rsid w:val="00677BA9"/>
    <w:rsid w:val="006900CD"/>
    <w:rsid w:val="006B4006"/>
    <w:rsid w:val="006B77DD"/>
    <w:rsid w:val="006F13BC"/>
    <w:rsid w:val="006F7E9E"/>
    <w:rsid w:val="0071140D"/>
    <w:rsid w:val="0071357C"/>
    <w:rsid w:val="00722394"/>
    <w:rsid w:val="00745156"/>
    <w:rsid w:val="007456C8"/>
    <w:rsid w:val="00760E50"/>
    <w:rsid w:val="00761747"/>
    <w:rsid w:val="007708D2"/>
    <w:rsid w:val="0077391D"/>
    <w:rsid w:val="00785C2E"/>
    <w:rsid w:val="007864E2"/>
    <w:rsid w:val="00794F95"/>
    <w:rsid w:val="00797932"/>
    <w:rsid w:val="007A5F5E"/>
    <w:rsid w:val="007B70D6"/>
    <w:rsid w:val="007C227B"/>
    <w:rsid w:val="007C4361"/>
    <w:rsid w:val="007D20CB"/>
    <w:rsid w:val="007E501D"/>
    <w:rsid w:val="007E56F4"/>
    <w:rsid w:val="007F39DF"/>
    <w:rsid w:val="007F4C9A"/>
    <w:rsid w:val="007F60FC"/>
    <w:rsid w:val="008074BD"/>
    <w:rsid w:val="00807593"/>
    <w:rsid w:val="00833683"/>
    <w:rsid w:val="0083590C"/>
    <w:rsid w:val="0084578A"/>
    <w:rsid w:val="008515A1"/>
    <w:rsid w:val="0086447C"/>
    <w:rsid w:val="00873B3A"/>
    <w:rsid w:val="00874F10"/>
    <w:rsid w:val="00890825"/>
    <w:rsid w:val="00895363"/>
    <w:rsid w:val="00896535"/>
    <w:rsid w:val="008A3830"/>
    <w:rsid w:val="008A62F4"/>
    <w:rsid w:val="008A6A07"/>
    <w:rsid w:val="008D1309"/>
    <w:rsid w:val="008D48B1"/>
    <w:rsid w:val="008E5051"/>
    <w:rsid w:val="008F0FEF"/>
    <w:rsid w:val="008F2D5D"/>
    <w:rsid w:val="008F75F4"/>
    <w:rsid w:val="009025FC"/>
    <w:rsid w:val="009036BB"/>
    <w:rsid w:val="00910D40"/>
    <w:rsid w:val="009129F7"/>
    <w:rsid w:val="00913216"/>
    <w:rsid w:val="00923EFE"/>
    <w:rsid w:val="00930FF7"/>
    <w:rsid w:val="0093192F"/>
    <w:rsid w:val="00944F6C"/>
    <w:rsid w:val="00946791"/>
    <w:rsid w:val="00947001"/>
    <w:rsid w:val="00952215"/>
    <w:rsid w:val="00956923"/>
    <w:rsid w:val="00971410"/>
    <w:rsid w:val="009718F2"/>
    <w:rsid w:val="0097374A"/>
    <w:rsid w:val="00973C68"/>
    <w:rsid w:val="009802B6"/>
    <w:rsid w:val="00987B26"/>
    <w:rsid w:val="00990D68"/>
    <w:rsid w:val="00995228"/>
    <w:rsid w:val="009A0B6B"/>
    <w:rsid w:val="009A1FBE"/>
    <w:rsid w:val="009A5EBE"/>
    <w:rsid w:val="009A7A95"/>
    <w:rsid w:val="009C0498"/>
    <w:rsid w:val="009C2F7C"/>
    <w:rsid w:val="009C4B63"/>
    <w:rsid w:val="009D199A"/>
    <w:rsid w:val="009D2078"/>
    <w:rsid w:val="009E2108"/>
    <w:rsid w:val="009E2A26"/>
    <w:rsid w:val="009E4B45"/>
    <w:rsid w:val="009E6B1F"/>
    <w:rsid w:val="009F71E7"/>
    <w:rsid w:val="00A00C10"/>
    <w:rsid w:val="00A07C93"/>
    <w:rsid w:val="00A14F9D"/>
    <w:rsid w:val="00A16CE3"/>
    <w:rsid w:val="00A2740F"/>
    <w:rsid w:val="00A31462"/>
    <w:rsid w:val="00A32D52"/>
    <w:rsid w:val="00A33096"/>
    <w:rsid w:val="00A42B61"/>
    <w:rsid w:val="00A449C6"/>
    <w:rsid w:val="00A44C55"/>
    <w:rsid w:val="00A6489D"/>
    <w:rsid w:val="00A64DDD"/>
    <w:rsid w:val="00AA0BC4"/>
    <w:rsid w:val="00AA1256"/>
    <w:rsid w:val="00AA604E"/>
    <w:rsid w:val="00AB11C1"/>
    <w:rsid w:val="00AD303A"/>
    <w:rsid w:val="00AE1252"/>
    <w:rsid w:val="00AE61A0"/>
    <w:rsid w:val="00AF51F0"/>
    <w:rsid w:val="00AF61A3"/>
    <w:rsid w:val="00AF61C2"/>
    <w:rsid w:val="00AF68BC"/>
    <w:rsid w:val="00B05239"/>
    <w:rsid w:val="00B076C7"/>
    <w:rsid w:val="00B1366F"/>
    <w:rsid w:val="00B15107"/>
    <w:rsid w:val="00B15720"/>
    <w:rsid w:val="00B254E0"/>
    <w:rsid w:val="00B30042"/>
    <w:rsid w:val="00B330EC"/>
    <w:rsid w:val="00B34BE7"/>
    <w:rsid w:val="00B46AED"/>
    <w:rsid w:val="00B51735"/>
    <w:rsid w:val="00B53759"/>
    <w:rsid w:val="00B55C15"/>
    <w:rsid w:val="00B55F72"/>
    <w:rsid w:val="00B56132"/>
    <w:rsid w:val="00B74917"/>
    <w:rsid w:val="00B762EE"/>
    <w:rsid w:val="00B775F8"/>
    <w:rsid w:val="00B86D4C"/>
    <w:rsid w:val="00BB3C44"/>
    <w:rsid w:val="00BC1BA7"/>
    <w:rsid w:val="00BC57ED"/>
    <w:rsid w:val="00BC7E63"/>
    <w:rsid w:val="00BD4704"/>
    <w:rsid w:val="00BE45BA"/>
    <w:rsid w:val="00BE6137"/>
    <w:rsid w:val="00BF2ABC"/>
    <w:rsid w:val="00C25BA6"/>
    <w:rsid w:val="00C36898"/>
    <w:rsid w:val="00C3714F"/>
    <w:rsid w:val="00C72CCB"/>
    <w:rsid w:val="00C77C86"/>
    <w:rsid w:val="00C86EB8"/>
    <w:rsid w:val="00C871BE"/>
    <w:rsid w:val="00C93D37"/>
    <w:rsid w:val="00CA6523"/>
    <w:rsid w:val="00CA6727"/>
    <w:rsid w:val="00CA6790"/>
    <w:rsid w:val="00CB594E"/>
    <w:rsid w:val="00CB72F1"/>
    <w:rsid w:val="00CC17BA"/>
    <w:rsid w:val="00CE126C"/>
    <w:rsid w:val="00CE641E"/>
    <w:rsid w:val="00CF0C72"/>
    <w:rsid w:val="00CF301E"/>
    <w:rsid w:val="00CF3C7E"/>
    <w:rsid w:val="00D015AA"/>
    <w:rsid w:val="00D1683A"/>
    <w:rsid w:val="00D20DD6"/>
    <w:rsid w:val="00D265D5"/>
    <w:rsid w:val="00D26ECF"/>
    <w:rsid w:val="00D32C0F"/>
    <w:rsid w:val="00D376A9"/>
    <w:rsid w:val="00D578D7"/>
    <w:rsid w:val="00D66A31"/>
    <w:rsid w:val="00D67243"/>
    <w:rsid w:val="00D725B6"/>
    <w:rsid w:val="00D77938"/>
    <w:rsid w:val="00D84652"/>
    <w:rsid w:val="00D84EB9"/>
    <w:rsid w:val="00D94B14"/>
    <w:rsid w:val="00D94EB5"/>
    <w:rsid w:val="00D95630"/>
    <w:rsid w:val="00DA3705"/>
    <w:rsid w:val="00DB1BB2"/>
    <w:rsid w:val="00DB5090"/>
    <w:rsid w:val="00DC1BDE"/>
    <w:rsid w:val="00DC79C6"/>
    <w:rsid w:val="00DE0268"/>
    <w:rsid w:val="00DE08C3"/>
    <w:rsid w:val="00DE1FFF"/>
    <w:rsid w:val="00DF3A93"/>
    <w:rsid w:val="00DF481F"/>
    <w:rsid w:val="00E000DD"/>
    <w:rsid w:val="00E02C60"/>
    <w:rsid w:val="00E04CA9"/>
    <w:rsid w:val="00E32739"/>
    <w:rsid w:val="00E45E9E"/>
    <w:rsid w:val="00E649E1"/>
    <w:rsid w:val="00E81817"/>
    <w:rsid w:val="00E83B50"/>
    <w:rsid w:val="00E8425D"/>
    <w:rsid w:val="00E861FC"/>
    <w:rsid w:val="00E91BA6"/>
    <w:rsid w:val="00EB6C21"/>
    <w:rsid w:val="00EC0ABF"/>
    <w:rsid w:val="00EE3DA4"/>
    <w:rsid w:val="00F167E7"/>
    <w:rsid w:val="00F168E8"/>
    <w:rsid w:val="00F2118C"/>
    <w:rsid w:val="00F255C1"/>
    <w:rsid w:val="00F2645A"/>
    <w:rsid w:val="00F26CC2"/>
    <w:rsid w:val="00F278F1"/>
    <w:rsid w:val="00F3202A"/>
    <w:rsid w:val="00F340E0"/>
    <w:rsid w:val="00F37BF3"/>
    <w:rsid w:val="00F42B7C"/>
    <w:rsid w:val="00F55D8B"/>
    <w:rsid w:val="00F65020"/>
    <w:rsid w:val="00F72037"/>
    <w:rsid w:val="00F83C87"/>
    <w:rsid w:val="00F909BF"/>
    <w:rsid w:val="00F90E79"/>
    <w:rsid w:val="00F91B69"/>
    <w:rsid w:val="00FA0748"/>
    <w:rsid w:val="00FA1394"/>
    <w:rsid w:val="00FA3EB1"/>
    <w:rsid w:val="00FC342E"/>
    <w:rsid w:val="00FC6551"/>
    <w:rsid w:val="00FD1604"/>
    <w:rsid w:val="00FD5E89"/>
    <w:rsid w:val="00FE0DFC"/>
    <w:rsid w:val="00FE12B4"/>
    <w:rsid w:val="00FE31C6"/>
    <w:rsid w:val="00FF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A74A6"/>
  <w15:chartTrackingRefBased/>
  <w15:docId w15:val="{29FF90CB-474B-4BC2-8170-F861E4EA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qFormat/>
    <w:rsid w:val="004204D8"/>
    <w:pPr>
      <w:keepLines w:val="0"/>
      <w:spacing w:before="0" w:line="240" w:lineRule="auto"/>
      <w:jc w:val="both"/>
      <w:outlineLvl w:val="2"/>
    </w:pPr>
    <w:rPr>
      <w:rFonts w:ascii="Lato" w:eastAsia="Times New Roman" w:hAnsi="Lato" w:cs="Arial"/>
      <w:bCs/>
      <w:iCs/>
      <w:color w:val="333333"/>
      <w:kern w:val="32"/>
      <w:sz w:val="16"/>
      <w:szCs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5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D8B"/>
  </w:style>
  <w:style w:type="paragraph" w:styleId="Footer">
    <w:name w:val="footer"/>
    <w:basedOn w:val="Normal"/>
    <w:link w:val="FooterChar"/>
    <w:uiPriority w:val="99"/>
    <w:unhideWhenUsed/>
    <w:rsid w:val="00F55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D8B"/>
  </w:style>
  <w:style w:type="table" w:styleId="TableGrid">
    <w:name w:val="Table Grid"/>
    <w:basedOn w:val="TableNormal"/>
    <w:uiPriority w:val="39"/>
    <w:rsid w:val="00F55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4204D8"/>
    <w:rPr>
      <w:rFonts w:ascii="Lato" w:eastAsia="Times New Roman" w:hAnsi="Lato" w:cs="Arial"/>
      <w:bCs/>
      <w:iCs/>
      <w:color w:val="333333"/>
      <w:kern w:val="32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3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6B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40E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A1E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Bullet">
    <w:name w:val="List Bullet"/>
    <w:basedOn w:val="Normal"/>
    <w:uiPriority w:val="99"/>
    <w:unhideWhenUsed/>
    <w:rsid w:val="00243FA5"/>
    <w:pPr>
      <w:numPr>
        <w:numId w:val="5"/>
      </w:numPr>
      <w:contextualSpacing/>
    </w:pPr>
  </w:style>
  <w:style w:type="paragraph" w:styleId="Revision">
    <w:name w:val="Revision"/>
    <w:hidden/>
    <w:uiPriority w:val="99"/>
    <w:semiHidden/>
    <w:rsid w:val="00F83C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0C0E6-7404-436A-B173-358EFD79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Pages>5</Pages>
  <Words>627</Words>
  <Characters>3372</Characters>
  <Application>Microsoft Office Word</Application>
  <DocSecurity>0</DocSecurity>
  <Lines>112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Figliomeni</dc:creator>
  <cp:keywords/>
  <dc:description/>
  <cp:lastModifiedBy>Kyle Pellerin</cp:lastModifiedBy>
  <cp:revision>59</cp:revision>
  <cp:lastPrinted>2025-11-20T20:08:00Z</cp:lastPrinted>
  <dcterms:created xsi:type="dcterms:W3CDTF">2025-05-16T16:36:00Z</dcterms:created>
  <dcterms:modified xsi:type="dcterms:W3CDTF">2025-11-20T20:08:00Z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ea7baafc41d875b398741a6e61bedf2bf9e06aceaa348ee687abc9c90ec531a0</vt:lpwstr>
  </property>
</Properties>
</file>