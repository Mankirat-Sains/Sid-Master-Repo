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tblInd w:w="-5" w:type="dxa"/>
        <w:tblLayout w:type="fixed"/>
        <w:tblLook w:val="04A0" w:firstRow="1" w:lastRow="0" w:firstColumn="1" w:lastColumn="0" w:noHBand="0" w:noVBand="1"/>
      </w:tblPr>
      <w:tblGrid>
        <w:gridCol w:w="990"/>
        <w:gridCol w:w="810"/>
        <w:gridCol w:w="468"/>
        <w:gridCol w:w="2052"/>
        <w:gridCol w:w="1260"/>
        <w:gridCol w:w="1530"/>
        <w:gridCol w:w="720"/>
        <w:gridCol w:w="1520"/>
        <w:gridCol w:w="10"/>
      </w:tblGrid>
      <w:tr w:rsidR="00F55D8B" w:rsidRPr="007A5F5E" w14:paraId="2700DF6A" w14:textId="77777777" w:rsidTr="00BC7E63">
        <w:trPr>
          <w:gridAfter w:val="1"/>
          <w:wAfter w:w="10" w:type="dxa"/>
        </w:trPr>
        <w:tc>
          <w:tcPr>
            <w:tcW w:w="9350" w:type="dxa"/>
            <w:gridSpan w:val="8"/>
            <w:shd w:val="clear" w:color="auto" w:fill="000000" w:themeFill="text1"/>
          </w:tcPr>
          <w:p w14:paraId="137C6A26" w14:textId="10E62E5A" w:rsidR="00F55D8B" w:rsidRPr="007A5F5E" w:rsidRDefault="00F55D8B">
            <w:pPr>
              <w:rPr>
                <w:rFonts w:ascii="Lato" w:hAnsi="Lato"/>
                <w:b/>
                <w:bCs/>
              </w:rPr>
            </w:pPr>
            <w:r w:rsidRPr="007A5F5E">
              <w:rPr>
                <w:rFonts w:ascii="Lato" w:hAnsi="Lato"/>
                <w:b/>
                <w:bCs/>
                <w:color w:val="FFFFFF" w:themeColor="background1"/>
              </w:rPr>
              <w:t xml:space="preserve">FIELD REVIEW REPORT </w:t>
            </w:r>
            <w:r w:rsidR="00FC342E">
              <w:rPr>
                <w:rFonts w:ascii="Lato" w:hAnsi="Lato"/>
                <w:b/>
                <w:bCs/>
                <w:color w:val="FFFFFF" w:themeColor="background1"/>
              </w:rPr>
              <w:t xml:space="preserve">- </w:t>
            </w:r>
            <w:r w:rsidRPr="007A5F5E">
              <w:rPr>
                <w:rFonts w:ascii="Lato" w:hAnsi="Lato"/>
                <w:b/>
                <w:bCs/>
                <w:color w:val="FFFFFF" w:themeColor="background1"/>
              </w:rPr>
              <w:t>#</w:t>
            </w:r>
            <w:ins w:id="0" w:author="Kyle Pellerin" w:date="2025-11-20T15:00:00Z" w16du:dateUtc="2025-11-20T20:00:00Z">
              <w:r w:rsidR="00F83C87">
                <w:rPr>
                  <w:rFonts w:ascii="Lato" w:hAnsi="Lato"/>
                  <w:b/>
                  <w:bCs/>
                  <w:color w:val="FFFFFF" w:themeColor="background1"/>
                </w:rPr>
                <w:t>R</w:t>
              </w:r>
            </w:ins>
            <w:r w:rsidRPr="007A5F5E">
              <w:rPr>
                <w:rFonts w:ascii="Lato" w:hAnsi="Lato"/>
                <w:b/>
                <w:bCs/>
                <w:color w:val="FFFFFF" w:themeColor="background1"/>
              </w:rPr>
              <w:t>00</w:t>
            </w:r>
            <w:r w:rsidR="00AC29D3">
              <w:rPr>
                <w:rFonts w:ascii="Lato" w:hAnsi="Lato"/>
                <w:b/>
                <w:bCs/>
                <w:color w:val="FFFFFF" w:themeColor="background1"/>
              </w:rPr>
              <w:t>2</w:t>
            </w:r>
          </w:p>
        </w:tc>
      </w:tr>
      <w:tr w:rsidR="00F55D8B" w:rsidRPr="007A5F5E" w14:paraId="64530E22" w14:textId="5BE6D81E" w:rsidTr="00BC7E63">
        <w:tc>
          <w:tcPr>
            <w:tcW w:w="990" w:type="dxa"/>
            <w:tcBorders>
              <w:top w:val="nil"/>
              <w:left w:val="nil"/>
              <w:bottom w:val="nil"/>
              <w:right w:val="nil"/>
            </w:tcBorders>
          </w:tcPr>
          <w:p w14:paraId="4F12069E" w14:textId="00FA90D9" w:rsidR="00F55D8B" w:rsidRPr="007A5F5E" w:rsidRDefault="00B05239">
            <w:pPr>
              <w:rPr>
                <w:rFonts w:ascii="Lato" w:hAnsi="Lato"/>
                <w:sz w:val="20"/>
                <w:szCs w:val="20"/>
              </w:rPr>
            </w:pPr>
            <w:r w:rsidRPr="007A5F5E">
              <w:rPr>
                <w:rFonts w:ascii="Lato" w:hAnsi="Lato"/>
                <w:sz w:val="20"/>
                <w:szCs w:val="20"/>
              </w:rPr>
              <w:t>Address:</w:t>
            </w:r>
          </w:p>
        </w:tc>
        <w:tc>
          <w:tcPr>
            <w:tcW w:w="3330" w:type="dxa"/>
            <w:gridSpan w:val="3"/>
            <w:tcBorders>
              <w:top w:val="nil"/>
              <w:left w:val="nil"/>
              <w:bottom w:val="nil"/>
              <w:right w:val="nil"/>
            </w:tcBorders>
          </w:tcPr>
          <w:p w14:paraId="6F5BA2B7" w14:textId="4607A67F" w:rsidR="005C7F70" w:rsidRDefault="008D1309" w:rsidP="00B05239">
            <w:pPr>
              <w:rPr>
                <w:rFonts w:ascii="Lato" w:hAnsi="Lato"/>
                <w:sz w:val="20"/>
                <w:szCs w:val="20"/>
              </w:rPr>
            </w:pPr>
            <w:r>
              <w:rPr>
                <w:rFonts w:ascii="Lato" w:hAnsi="Lato"/>
                <w:sz w:val="20"/>
                <w:szCs w:val="20"/>
              </w:rPr>
              <w:t>University of Waterloo</w:t>
            </w:r>
          </w:p>
          <w:p w14:paraId="43B322FC" w14:textId="09C0D33B" w:rsidR="00B05239" w:rsidRPr="007A5F5E" w:rsidRDefault="008D1309" w:rsidP="00B05239">
            <w:pPr>
              <w:rPr>
                <w:rFonts w:ascii="Lato" w:hAnsi="Lato"/>
                <w:sz w:val="20"/>
                <w:szCs w:val="20"/>
              </w:rPr>
            </w:pPr>
            <w:r>
              <w:rPr>
                <w:rFonts w:ascii="Lato" w:hAnsi="Lato"/>
                <w:sz w:val="20"/>
                <w:szCs w:val="20"/>
              </w:rPr>
              <w:t>200 University Avenue West</w:t>
            </w:r>
          </w:p>
          <w:p w14:paraId="0194AE6C" w14:textId="0FC6361E" w:rsidR="0071140D" w:rsidRPr="007A5F5E" w:rsidRDefault="008D1309" w:rsidP="00B05239">
            <w:pPr>
              <w:rPr>
                <w:rFonts w:ascii="Lato" w:hAnsi="Lato"/>
                <w:sz w:val="20"/>
                <w:szCs w:val="20"/>
              </w:rPr>
            </w:pPr>
            <w:r>
              <w:rPr>
                <w:rFonts w:ascii="Lato" w:hAnsi="Lato"/>
                <w:sz w:val="20"/>
                <w:szCs w:val="20"/>
              </w:rPr>
              <w:t>Waterloo</w:t>
            </w:r>
            <w:r w:rsidR="00B05239" w:rsidRPr="007A5F5E">
              <w:rPr>
                <w:rFonts w:ascii="Lato" w:hAnsi="Lato"/>
                <w:sz w:val="20"/>
                <w:szCs w:val="20"/>
              </w:rPr>
              <w:t>,</w:t>
            </w:r>
            <w:r w:rsidR="00A44C55">
              <w:rPr>
                <w:rFonts w:ascii="Lato" w:hAnsi="Lato"/>
                <w:sz w:val="20"/>
                <w:szCs w:val="20"/>
              </w:rPr>
              <w:t xml:space="preserve"> ON</w:t>
            </w:r>
            <w:r w:rsidR="00B05239" w:rsidRPr="007A5F5E">
              <w:rPr>
                <w:rFonts w:ascii="Lato" w:hAnsi="Lato"/>
                <w:sz w:val="20"/>
                <w:szCs w:val="20"/>
              </w:rPr>
              <w:t xml:space="preserve"> </w:t>
            </w:r>
            <w:r w:rsidR="001C05F1">
              <w:rPr>
                <w:rFonts w:ascii="Lato" w:hAnsi="Lato"/>
                <w:sz w:val="20"/>
                <w:szCs w:val="20"/>
              </w:rPr>
              <w:t>N2</w:t>
            </w:r>
            <w:r>
              <w:rPr>
                <w:rFonts w:ascii="Lato" w:hAnsi="Lato"/>
                <w:sz w:val="20"/>
                <w:szCs w:val="20"/>
              </w:rPr>
              <w:t>L</w:t>
            </w:r>
            <w:r w:rsidR="001C05F1">
              <w:rPr>
                <w:rFonts w:ascii="Lato" w:hAnsi="Lato"/>
                <w:sz w:val="20"/>
                <w:szCs w:val="20"/>
              </w:rPr>
              <w:t xml:space="preserve"> 3</w:t>
            </w:r>
            <w:r>
              <w:rPr>
                <w:rFonts w:ascii="Lato" w:hAnsi="Lato"/>
                <w:sz w:val="20"/>
                <w:szCs w:val="20"/>
              </w:rPr>
              <w:t>G1</w:t>
            </w:r>
          </w:p>
        </w:tc>
        <w:tc>
          <w:tcPr>
            <w:tcW w:w="1260" w:type="dxa"/>
            <w:tcBorders>
              <w:top w:val="nil"/>
              <w:left w:val="nil"/>
              <w:bottom w:val="nil"/>
              <w:right w:val="nil"/>
            </w:tcBorders>
          </w:tcPr>
          <w:p w14:paraId="3FF4229A" w14:textId="3F17706B" w:rsidR="00F55D8B" w:rsidRPr="007A5F5E" w:rsidRDefault="00F55D8B">
            <w:pPr>
              <w:rPr>
                <w:rFonts w:ascii="Lato" w:hAnsi="Lato"/>
                <w:sz w:val="20"/>
                <w:szCs w:val="20"/>
              </w:rPr>
            </w:pPr>
            <w:r w:rsidRPr="007A5F5E">
              <w:rPr>
                <w:rFonts w:ascii="Lato" w:hAnsi="Lato"/>
                <w:sz w:val="20"/>
                <w:szCs w:val="20"/>
              </w:rPr>
              <w:t>Project No:</w:t>
            </w:r>
          </w:p>
        </w:tc>
        <w:tc>
          <w:tcPr>
            <w:tcW w:w="1530" w:type="dxa"/>
            <w:tcBorders>
              <w:top w:val="nil"/>
              <w:left w:val="nil"/>
              <w:bottom w:val="nil"/>
              <w:right w:val="nil"/>
            </w:tcBorders>
          </w:tcPr>
          <w:p w14:paraId="13E03EB9" w14:textId="54599129" w:rsidR="00F55D8B" w:rsidRPr="007A5F5E" w:rsidRDefault="00F55D8B">
            <w:pPr>
              <w:rPr>
                <w:rFonts w:ascii="Lato" w:hAnsi="Lato"/>
                <w:sz w:val="20"/>
                <w:szCs w:val="20"/>
              </w:rPr>
            </w:pPr>
            <w:r w:rsidRPr="007A5F5E">
              <w:rPr>
                <w:rFonts w:ascii="Lato" w:hAnsi="Lato"/>
                <w:sz w:val="20"/>
                <w:szCs w:val="20"/>
              </w:rPr>
              <w:t>202</w:t>
            </w:r>
            <w:r w:rsidR="005F666D">
              <w:rPr>
                <w:rFonts w:ascii="Lato" w:hAnsi="Lato"/>
                <w:sz w:val="20"/>
                <w:szCs w:val="20"/>
              </w:rPr>
              <w:t>1</w:t>
            </w:r>
            <w:r w:rsidR="00FC342E">
              <w:rPr>
                <w:rFonts w:ascii="Lato" w:hAnsi="Lato"/>
                <w:sz w:val="20"/>
                <w:szCs w:val="20"/>
              </w:rPr>
              <w:t>-</w:t>
            </w:r>
            <w:r w:rsidR="005C7F70">
              <w:rPr>
                <w:rFonts w:ascii="Lato" w:hAnsi="Lato"/>
                <w:sz w:val="20"/>
                <w:szCs w:val="20"/>
              </w:rPr>
              <w:t>0</w:t>
            </w:r>
            <w:r w:rsidR="005F666D">
              <w:rPr>
                <w:rFonts w:ascii="Lato" w:hAnsi="Lato"/>
                <w:sz w:val="20"/>
                <w:szCs w:val="20"/>
              </w:rPr>
              <w:t>448</w:t>
            </w:r>
            <w:r w:rsidR="00FC342E">
              <w:rPr>
                <w:rFonts w:ascii="Lato" w:hAnsi="Lato"/>
                <w:sz w:val="20"/>
                <w:szCs w:val="20"/>
              </w:rPr>
              <w:t>-1</w:t>
            </w:r>
            <w:r w:rsidR="005F666D">
              <w:rPr>
                <w:rFonts w:ascii="Lato" w:hAnsi="Lato"/>
                <w:sz w:val="20"/>
                <w:szCs w:val="20"/>
              </w:rPr>
              <w:t>2</w:t>
            </w:r>
          </w:p>
        </w:tc>
        <w:tc>
          <w:tcPr>
            <w:tcW w:w="720" w:type="dxa"/>
            <w:tcBorders>
              <w:top w:val="nil"/>
              <w:left w:val="nil"/>
              <w:bottom w:val="nil"/>
              <w:right w:val="nil"/>
            </w:tcBorders>
          </w:tcPr>
          <w:p w14:paraId="1CD2F6CE" w14:textId="25C7F9E9" w:rsidR="00F55D8B" w:rsidRPr="007A5F5E" w:rsidRDefault="00F55D8B">
            <w:pPr>
              <w:rPr>
                <w:rFonts w:ascii="Lato" w:hAnsi="Lato"/>
                <w:sz w:val="20"/>
                <w:szCs w:val="20"/>
              </w:rPr>
            </w:pPr>
            <w:r w:rsidRPr="007A5F5E">
              <w:rPr>
                <w:rFonts w:ascii="Lato" w:hAnsi="Lato"/>
                <w:sz w:val="20"/>
                <w:szCs w:val="20"/>
              </w:rPr>
              <w:t>Date</w:t>
            </w:r>
            <w:r w:rsidR="00A42B61" w:rsidRPr="007A5F5E">
              <w:rPr>
                <w:rFonts w:ascii="Lato" w:hAnsi="Lato"/>
                <w:sz w:val="20"/>
                <w:szCs w:val="20"/>
              </w:rPr>
              <w:t>:</w:t>
            </w:r>
          </w:p>
        </w:tc>
        <w:tc>
          <w:tcPr>
            <w:tcW w:w="1530" w:type="dxa"/>
            <w:gridSpan w:val="2"/>
            <w:tcBorders>
              <w:top w:val="nil"/>
              <w:left w:val="nil"/>
              <w:bottom w:val="nil"/>
              <w:right w:val="nil"/>
            </w:tcBorders>
          </w:tcPr>
          <w:p w14:paraId="41FDE44B" w14:textId="0D6C9656" w:rsidR="00F55D8B" w:rsidRPr="007A5F5E" w:rsidRDefault="005F666D">
            <w:pPr>
              <w:rPr>
                <w:rFonts w:ascii="Lato" w:hAnsi="Lato"/>
                <w:sz w:val="20"/>
                <w:szCs w:val="20"/>
              </w:rPr>
            </w:pPr>
            <w:r>
              <w:rPr>
                <w:rFonts w:ascii="Lato" w:hAnsi="Lato"/>
                <w:sz w:val="20"/>
                <w:szCs w:val="20"/>
              </w:rPr>
              <w:t xml:space="preserve">November </w:t>
            </w:r>
            <w:r w:rsidR="00454457">
              <w:rPr>
                <w:rFonts w:ascii="Lato" w:hAnsi="Lato"/>
                <w:sz w:val="20"/>
                <w:szCs w:val="20"/>
              </w:rPr>
              <w:t>2</w:t>
            </w:r>
            <w:r w:rsidR="00AC29D3">
              <w:rPr>
                <w:rFonts w:ascii="Lato" w:hAnsi="Lato"/>
                <w:sz w:val="20"/>
                <w:szCs w:val="20"/>
              </w:rPr>
              <w:t>5</w:t>
            </w:r>
            <w:r w:rsidR="00E02C60">
              <w:rPr>
                <w:rFonts w:ascii="Lato" w:hAnsi="Lato"/>
                <w:sz w:val="20"/>
                <w:szCs w:val="20"/>
              </w:rPr>
              <w:t>, 2025</w:t>
            </w:r>
          </w:p>
        </w:tc>
      </w:tr>
      <w:tr w:rsidR="00A31462" w:rsidRPr="007A5F5E" w14:paraId="4F003D88" w14:textId="442BF294" w:rsidTr="00BC7E63">
        <w:trPr>
          <w:trHeight w:val="332"/>
        </w:trPr>
        <w:tc>
          <w:tcPr>
            <w:tcW w:w="990" w:type="dxa"/>
            <w:tcBorders>
              <w:top w:val="nil"/>
              <w:left w:val="nil"/>
              <w:bottom w:val="nil"/>
              <w:right w:val="nil"/>
            </w:tcBorders>
          </w:tcPr>
          <w:p w14:paraId="61520B43" w14:textId="77777777" w:rsidR="00A31462" w:rsidRPr="007A5F5E" w:rsidRDefault="00A31462">
            <w:pPr>
              <w:rPr>
                <w:rFonts w:ascii="Lato" w:hAnsi="Lato"/>
                <w:sz w:val="20"/>
                <w:szCs w:val="20"/>
              </w:rPr>
            </w:pPr>
          </w:p>
        </w:tc>
        <w:tc>
          <w:tcPr>
            <w:tcW w:w="3330" w:type="dxa"/>
            <w:gridSpan w:val="3"/>
            <w:tcBorders>
              <w:top w:val="nil"/>
              <w:left w:val="nil"/>
              <w:bottom w:val="nil"/>
              <w:right w:val="nil"/>
            </w:tcBorders>
          </w:tcPr>
          <w:p w14:paraId="2386EC2C" w14:textId="13D6D775" w:rsidR="0071140D" w:rsidRPr="007A5F5E" w:rsidRDefault="0071140D">
            <w:pPr>
              <w:rPr>
                <w:rFonts w:ascii="Lato" w:hAnsi="Lato"/>
                <w:sz w:val="20"/>
                <w:szCs w:val="20"/>
                <w:highlight w:val="yellow"/>
              </w:rPr>
            </w:pPr>
          </w:p>
        </w:tc>
        <w:tc>
          <w:tcPr>
            <w:tcW w:w="1260" w:type="dxa"/>
            <w:tcBorders>
              <w:top w:val="nil"/>
              <w:left w:val="nil"/>
              <w:bottom w:val="nil"/>
              <w:right w:val="nil"/>
            </w:tcBorders>
          </w:tcPr>
          <w:p w14:paraId="0A1F1DDE" w14:textId="437493DC" w:rsidR="00A31462" w:rsidRPr="007A5F5E" w:rsidRDefault="00A31462">
            <w:pPr>
              <w:rPr>
                <w:rFonts w:ascii="Lato" w:hAnsi="Lato"/>
                <w:sz w:val="20"/>
                <w:szCs w:val="20"/>
              </w:rPr>
            </w:pPr>
            <w:r w:rsidRPr="007A5F5E">
              <w:rPr>
                <w:rFonts w:ascii="Lato" w:hAnsi="Lato"/>
                <w:sz w:val="20"/>
                <w:szCs w:val="20"/>
              </w:rPr>
              <w:t>Project:</w:t>
            </w:r>
          </w:p>
        </w:tc>
        <w:tc>
          <w:tcPr>
            <w:tcW w:w="3780" w:type="dxa"/>
            <w:gridSpan w:val="4"/>
            <w:tcBorders>
              <w:top w:val="nil"/>
              <w:left w:val="nil"/>
              <w:bottom w:val="nil"/>
              <w:right w:val="nil"/>
            </w:tcBorders>
          </w:tcPr>
          <w:p w14:paraId="6505EFBB" w14:textId="04A13FF2" w:rsidR="00A31462" w:rsidRPr="007A5F5E" w:rsidRDefault="008D1309">
            <w:pPr>
              <w:rPr>
                <w:rFonts w:ascii="Lato" w:hAnsi="Lato"/>
                <w:sz w:val="20"/>
                <w:szCs w:val="20"/>
              </w:rPr>
            </w:pPr>
            <w:r>
              <w:rPr>
                <w:rFonts w:ascii="Lato" w:hAnsi="Lato"/>
                <w:sz w:val="20"/>
                <w:szCs w:val="20"/>
              </w:rPr>
              <w:t>University of Waterloo –</w:t>
            </w:r>
            <w:r w:rsidR="00F83C87">
              <w:rPr>
                <w:rFonts w:ascii="Lato" w:hAnsi="Lato"/>
                <w:sz w:val="20"/>
                <w:szCs w:val="20"/>
              </w:rPr>
              <w:t>Math 4</w:t>
            </w:r>
          </w:p>
        </w:tc>
      </w:tr>
      <w:tr w:rsidR="00A31462" w:rsidRPr="007A5F5E" w14:paraId="1DFCDB71" w14:textId="2FCABC37" w:rsidTr="00BC7E63">
        <w:tc>
          <w:tcPr>
            <w:tcW w:w="990" w:type="dxa"/>
            <w:tcBorders>
              <w:top w:val="nil"/>
              <w:left w:val="nil"/>
              <w:bottom w:val="nil"/>
              <w:right w:val="nil"/>
            </w:tcBorders>
          </w:tcPr>
          <w:p w14:paraId="57456B5D" w14:textId="77777777" w:rsidR="00A31462" w:rsidRPr="007A5F5E" w:rsidRDefault="00A31462">
            <w:pPr>
              <w:rPr>
                <w:rFonts w:ascii="Lato" w:hAnsi="Lato"/>
                <w:sz w:val="20"/>
                <w:szCs w:val="20"/>
              </w:rPr>
            </w:pPr>
          </w:p>
        </w:tc>
        <w:tc>
          <w:tcPr>
            <w:tcW w:w="3330" w:type="dxa"/>
            <w:gridSpan w:val="3"/>
            <w:tcBorders>
              <w:top w:val="nil"/>
              <w:left w:val="nil"/>
              <w:bottom w:val="nil"/>
              <w:right w:val="nil"/>
            </w:tcBorders>
          </w:tcPr>
          <w:p w14:paraId="1D34AA46" w14:textId="7E1A9365" w:rsidR="00A31462" w:rsidRPr="007A5F5E" w:rsidRDefault="00A31462">
            <w:pPr>
              <w:rPr>
                <w:rFonts w:ascii="Lato" w:hAnsi="Lato"/>
                <w:sz w:val="20"/>
                <w:szCs w:val="20"/>
              </w:rPr>
            </w:pPr>
          </w:p>
        </w:tc>
        <w:tc>
          <w:tcPr>
            <w:tcW w:w="1260" w:type="dxa"/>
            <w:tcBorders>
              <w:top w:val="nil"/>
              <w:left w:val="nil"/>
              <w:bottom w:val="nil"/>
              <w:right w:val="nil"/>
            </w:tcBorders>
          </w:tcPr>
          <w:p w14:paraId="087510F5" w14:textId="0ADD8E0B" w:rsidR="00A31462" w:rsidRPr="007A5F5E" w:rsidRDefault="00A31462">
            <w:pPr>
              <w:rPr>
                <w:rFonts w:ascii="Lato" w:hAnsi="Lato"/>
                <w:sz w:val="20"/>
                <w:szCs w:val="20"/>
              </w:rPr>
            </w:pPr>
            <w:r w:rsidRPr="007A5F5E">
              <w:rPr>
                <w:rFonts w:ascii="Lato" w:hAnsi="Lato"/>
                <w:sz w:val="20"/>
                <w:szCs w:val="20"/>
              </w:rPr>
              <w:t>Contractor:</w:t>
            </w:r>
          </w:p>
        </w:tc>
        <w:tc>
          <w:tcPr>
            <w:tcW w:w="3780" w:type="dxa"/>
            <w:gridSpan w:val="4"/>
            <w:tcBorders>
              <w:top w:val="nil"/>
              <w:left w:val="nil"/>
              <w:bottom w:val="nil"/>
              <w:right w:val="nil"/>
            </w:tcBorders>
          </w:tcPr>
          <w:p w14:paraId="592EAB26" w14:textId="77777777" w:rsidR="00A31462" w:rsidRDefault="005F666D">
            <w:pPr>
              <w:rPr>
                <w:ins w:id="1" w:author="Kyle Pellerin" w:date="2025-11-20T14:56:00Z" w16du:dateUtc="2025-11-20T19:56:00Z"/>
                <w:rFonts w:ascii="Lato" w:hAnsi="Lato"/>
                <w:sz w:val="20"/>
                <w:szCs w:val="20"/>
              </w:rPr>
            </w:pPr>
            <w:r>
              <w:rPr>
                <w:rFonts w:ascii="Lato" w:hAnsi="Lato"/>
                <w:sz w:val="20"/>
                <w:szCs w:val="20"/>
              </w:rPr>
              <w:t>Gi</w:t>
            </w:r>
            <w:ins w:id="2" w:author="Kyle Pellerin" w:date="2025-11-20T14:56:00Z" w16du:dateUtc="2025-11-20T19:56:00Z">
              <w:r w:rsidR="00F83C87">
                <w:rPr>
                  <w:rFonts w:ascii="Lato" w:hAnsi="Lato"/>
                  <w:sz w:val="20"/>
                  <w:szCs w:val="20"/>
                </w:rPr>
                <w:t>l</w:t>
              </w:r>
            </w:ins>
            <w:r>
              <w:rPr>
                <w:rFonts w:ascii="Lato" w:hAnsi="Lato"/>
                <w:sz w:val="20"/>
                <w:szCs w:val="20"/>
              </w:rPr>
              <w:t>lam Group</w:t>
            </w:r>
            <w:ins w:id="3" w:author="Kyle Pellerin" w:date="2025-11-20T14:56:00Z" w16du:dateUtc="2025-11-20T19:56:00Z">
              <w:r w:rsidR="00F83C87">
                <w:rPr>
                  <w:rFonts w:ascii="Lato" w:hAnsi="Lato"/>
                  <w:sz w:val="20"/>
                  <w:szCs w:val="20"/>
                </w:rPr>
                <w:t xml:space="preserve"> Inc.</w:t>
              </w:r>
            </w:ins>
          </w:p>
          <w:p w14:paraId="0FA3574F" w14:textId="4F34FE90" w:rsidR="00F83C87" w:rsidRPr="00243FA5" w:rsidRDefault="00F83C87">
            <w:pPr>
              <w:rPr>
                <w:rFonts w:ascii="Lato" w:hAnsi="Lato"/>
                <w:sz w:val="20"/>
                <w:szCs w:val="20"/>
              </w:rPr>
            </w:pPr>
          </w:p>
        </w:tc>
      </w:tr>
      <w:tr w:rsidR="00A31462" w:rsidRPr="007A5F5E" w14:paraId="0D42CE62" w14:textId="08593690" w:rsidTr="00BC7E63">
        <w:tc>
          <w:tcPr>
            <w:tcW w:w="990" w:type="dxa"/>
            <w:tcBorders>
              <w:top w:val="nil"/>
              <w:left w:val="nil"/>
              <w:bottom w:val="single" w:sz="4" w:space="0" w:color="auto"/>
              <w:right w:val="nil"/>
            </w:tcBorders>
          </w:tcPr>
          <w:p w14:paraId="087B5113" w14:textId="144FA13F" w:rsidR="00A31462" w:rsidRPr="00BC7E63" w:rsidRDefault="00A31462">
            <w:pPr>
              <w:rPr>
                <w:rFonts w:ascii="Lato" w:hAnsi="Lato"/>
                <w:sz w:val="20"/>
                <w:szCs w:val="20"/>
              </w:rPr>
            </w:pPr>
            <w:r w:rsidRPr="00BC7E63">
              <w:rPr>
                <w:rFonts w:ascii="Lato" w:hAnsi="Lato"/>
                <w:sz w:val="20"/>
                <w:szCs w:val="20"/>
              </w:rPr>
              <w:t>Attn:</w:t>
            </w:r>
          </w:p>
        </w:tc>
        <w:tc>
          <w:tcPr>
            <w:tcW w:w="3330" w:type="dxa"/>
            <w:gridSpan w:val="3"/>
            <w:tcBorders>
              <w:top w:val="nil"/>
              <w:left w:val="nil"/>
              <w:bottom w:val="single" w:sz="4" w:space="0" w:color="auto"/>
              <w:right w:val="nil"/>
            </w:tcBorders>
          </w:tcPr>
          <w:p w14:paraId="7DE20344" w14:textId="1A96B019" w:rsidR="00A31462" w:rsidRPr="00BC7E63" w:rsidRDefault="005F666D">
            <w:pPr>
              <w:rPr>
                <w:rFonts w:ascii="Lato" w:hAnsi="Lato"/>
                <w:sz w:val="20"/>
                <w:szCs w:val="20"/>
              </w:rPr>
            </w:pPr>
            <w:r>
              <w:rPr>
                <w:rFonts w:ascii="Lato" w:hAnsi="Lato"/>
                <w:sz w:val="20"/>
                <w:szCs w:val="20"/>
              </w:rPr>
              <w:t>Tyler MacIntyre</w:t>
            </w:r>
          </w:p>
        </w:tc>
        <w:tc>
          <w:tcPr>
            <w:tcW w:w="1260" w:type="dxa"/>
            <w:tcBorders>
              <w:top w:val="nil"/>
              <w:left w:val="nil"/>
              <w:bottom w:val="single" w:sz="4" w:space="0" w:color="auto"/>
              <w:right w:val="nil"/>
            </w:tcBorders>
          </w:tcPr>
          <w:p w14:paraId="62A43ED6" w14:textId="709EE2BB" w:rsidR="00A31462" w:rsidRPr="00BC7E63" w:rsidRDefault="00A31462">
            <w:pPr>
              <w:rPr>
                <w:rFonts w:ascii="Lato" w:hAnsi="Lato"/>
                <w:sz w:val="20"/>
                <w:szCs w:val="20"/>
              </w:rPr>
            </w:pPr>
            <w:r w:rsidRPr="00BC7E63">
              <w:rPr>
                <w:rFonts w:ascii="Lato" w:hAnsi="Lato"/>
                <w:sz w:val="20"/>
                <w:szCs w:val="20"/>
              </w:rPr>
              <w:t>Owner:</w:t>
            </w:r>
          </w:p>
        </w:tc>
        <w:tc>
          <w:tcPr>
            <w:tcW w:w="3780" w:type="dxa"/>
            <w:gridSpan w:val="4"/>
            <w:tcBorders>
              <w:top w:val="nil"/>
              <w:left w:val="nil"/>
              <w:bottom w:val="single" w:sz="4" w:space="0" w:color="auto"/>
              <w:right w:val="nil"/>
            </w:tcBorders>
          </w:tcPr>
          <w:p w14:paraId="618EE304" w14:textId="39575B9C" w:rsidR="00A31462" w:rsidRPr="00BC7E63" w:rsidRDefault="008D1309">
            <w:pPr>
              <w:rPr>
                <w:rFonts w:ascii="Lato" w:hAnsi="Lato"/>
                <w:sz w:val="20"/>
                <w:szCs w:val="20"/>
              </w:rPr>
            </w:pPr>
            <w:r>
              <w:rPr>
                <w:rFonts w:ascii="Lato" w:hAnsi="Lato"/>
                <w:sz w:val="20"/>
                <w:szCs w:val="20"/>
              </w:rPr>
              <w:t>University of Waterloo</w:t>
            </w:r>
          </w:p>
        </w:tc>
      </w:tr>
      <w:tr w:rsidR="00A31462" w:rsidRPr="007A5F5E" w14:paraId="5A684F4C" w14:textId="77777777" w:rsidTr="00BC7E63">
        <w:trPr>
          <w:gridAfter w:val="1"/>
          <w:wAfter w:w="10" w:type="dxa"/>
        </w:trPr>
        <w:tc>
          <w:tcPr>
            <w:tcW w:w="2268" w:type="dxa"/>
            <w:gridSpan w:val="3"/>
            <w:tcBorders>
              <w:top w:val="dotted" w:sz="4" w:space="0" w:color="auto"/>
              <w:left w:val="nil"/>
              <w:bottom w:val="dotted" w:sz="4" w:space="0" w:color="auto"/>
              <w:right w:val="nil"/>
            </w:tcBorders>
          </w:tcPr>
          <w:p w14:paraId="560E7791" w14:textId="6077D45B" w:rsidR="00A31462" w:rsidRPr="00BC7E63" w:rsidRDefault="00A31462">
            <w:pPr>
              <w:rPr>
                <w:rFonts w:ascii="Lato" w:hAnsi="Lato"/>
                <w:sz w:val="20"/>
                <w:szCs w:val="20"/>
              </w:rPr>
            </w:pPr>
          </w:p>
        </w:tc>
        <w:tc>
          <w:tcPr>
            <w:tcW w:w="2052" w:type="dxa"/>
            <w:tcBorders>
              <w:top w:val="dotted" w:sz="4" w:space="0" w:color="auto"/>
              <w:left w:val="nil"/>
              <w:bottom w:val="dotted" w:sz="4" w:space="0" w:color="auto"/>
              <w:right w:val="nil"/>
            </w:tcBorders>
          </w:tcPr>
          <w:p w14:paraId="040DDD9B" w14:textId="77777777" w:rsidR="00A31462" w:rsidRPr="00BC7E63" w:rsidRDefault="00A31462">
            <w:pPr>
              <w:rPr>
                <w:rFonts w:ascii="Lato" w:hAnsi="Lato"/>
                <w:sz w:val="20"/>
                <w:szCs w:val="20"/>
              </w:rPr>
            </w:pPr>
          </w:p>
        </w:tc>
        <w:tc>
          <w:tcPr>
            <w:tcW w:w="1260" w:type="dxa"/>
            <w:tcBorders>
              <w:top w:val="dotted" w:sz="4" w:space="0" w:color="auto"/>
              <w:left w:val="nil"/>
              <w:bottom w:val="dotted" w:sz="4" w:space="0" w:color="auto"/>
              <w:right w:val="nil"/>
            </w:tcBorders>
          </w:tcPr>
          <w:p w14:paraId="22FB3450" w14:textId="7CBD0FAD" w:rsidR="00A31462" w:rsidRPr="00BC7E63" w:rsidRDefault="00A31462">
            <w:pPr>
              <w:rPr>
                <w:rFonts w:ascii="Lato" w:hAnsi="Lato"/>
                <w:sz w:val="20"/>
                <w:szCs w:val="20"/>
              </w:rPr>
            </w:pPr>
            <w:r w:rsidRPr="00BC7E63">
              <w:rPr>
                <w:rFonts w:ascii="Lato" w:hAnsi="Lato"/>
                <w:sz w:val="20"/>
                <w:szCs w:val="20"/>
              </w:rPr>
              <w:t>Weather</w:t>
            </w:r>
            <w:r w:rsidR="000921AE" w:rsidRPr="00BC7E63">
              <w:rPr>
                <w:rFonts w:ascii="Lato" w:hAnsi="Lato"/>
                <w:sz w:val="20"/>
                <w:szCs w:val="20"/>
              </w:rPr>
              <w:t>:</w:t>
            </w:r>
          </w:p>
        </w:tc>
        <w:tc>
          <w:tcPr>
            <w:tcW w:w="3770" w:type="dxa"/>
            <w:gridSpan w:val="3"/>
            <w:tcBorders>
              <w:top w:val="dotted" w:sz="4" w:space="0" w:color="auto"/>
              <w:left w:val="nil"/>
              <w:bottom w:val="dotted" w:sz="4" w:space="0" w:color="auto"/>
              <w:right w:val="nil"/>
            </w:tcBorders>
          </w:tcPr>
          <w:p w14:paraId="1A12B2F6" w14:textId="79D326F1" w:rsidR="00A31462" w:rsidRPr="00BC7E63" w:rsidRDefault="00AC29D3">
            <w:pPr>
              <w:rPr>
                <w:rFonts w:ascii="Lato" w:hAnsi="Lato"/>
                <w:sz w:val="20"/>
                <w:szCs w:val="20"/>
              </w:rPr>
            </w:pPr>
            <w:r>
              <w:rPr>
                <w:rFonts w:ascii="Lato" w:hAnsi="Lato"/>
                <w:sz w:val="20"/>
                <w:szCs w:val="20"/>
              </w:rPr>
              <w:t>Overcast</w:t>
            </w:r>
            <w:r w:rsidR="00A6489D">
              <w:rPr>
                <w:rFonts w:ascii="Lato" w:hAnsi="Lato"/>
                <w:sz w:val="20"/>
                <w:szCs w:val="20"/>
              </w:rPr>
              <w:t xml:space="preserve">, </w:t>
            </w:r>
            <w:r>
              <w:rPr>
                <w:rFonts w:ascii="Lato" w:hAnsi="Lato"/>
                <w:sz w:val="20"/>
                <w:szCs w:val="20"/>
              </w:rPr>
              <w:t>5</w:t>
            </w:r>
            <w:r w:rsidR="00A6489D">
              <w:rPr>
                <w:rFonts w:ascii="Lato" w:hAnsi="Lato"/>
                <w:sz w:val="20"/>
                <w:szCs w:val="20"/>
              </w:rPr>
              <w:t xml:space="preserve"> deg C</w:t>
            </w:r>
          </w:p>
        </w:tc>
      </w:tr>
      <w:tr w:rsidR="00A31462" w:rsidRPr="007A5F5E" w14:paraId="037E1C16" w14:textId="77777777" w:rsidTr="00BC7E63">
        <w:trPr>
          <w:gridAfter w:val="1"/>
          <w:wAfter w:w="10" w:type="dxa"/>
        </w:trPr>
        <w:tc>
          <w:tcPr>
            <w:tcW w:w="1800" w:type="dxa"/>
            <w:gridSpan w:val="2"/>
            <w:tcBorders>
              <w:top w:val="single" w:sz="4" w:space="0" w:color="auto"/>
              <w:left w:val="nil"/>
              <w:bottom w:val="single" w:sz="4" w:space="0" w:color="auto"/>
              <w:right w:val="nil"/>
            </w:tcBorders>
          </w:tcPr>
          <w:p w14:paraId="6EB6FED5" w14:textId="33492CBF" w:rsidR="00A31462" w:rsidRPr="00BC7E63" w:rsidRDefault="00A31462">
            <w:pPr>
              <w:rPr>
                <w:rFonts w:ascii="Lato" w:hAnsi="Lato"/>
                <w:sz w:val="20"/>
                <w:szCs w:val="20"/>
              </w:rPr>
            </w:pPr>
            <w:r w:rsidRPr="00BC7E63">
              <w:rPr>
                <w:rFonts w:ascii="Lato" w:hAnsi="Lato"/>
                <w:sz w:val="20"/>
                <w:szCs w:val="20"/>
              </w:rPr>
              <w:t>Review Date(s):</w:t>
            </w:r>
          </w:p>
        </w:tc>
        <w:tc>
          <w:tcPr>
            <w:tcW w:w="7550" w:type="dxa"/>
            <w:gridSpan w:val="6"/>
            <w:tcBorders>
              <w:top w:val="single" w:sz="4" w:space="0" w:color="auto"/>
              <w:left w:val="nil"/>
              <w:bottom w:val="single" w:sz="4" w:space="0" w:color="auto"/>
              <w:right w:val="nil"/>
            </w:tcBorders>
          </w:tcPr>
          <w:p w14:paraId="77A4AC97" w14:textId="56169D75" w:rsidR="00A31462" w:rsidRPr="00BC7E63" w:rsidRDefault="005F666D">
            <w:pPr>
              <w:rPr>
                <w:rFonts w:ascii="Lato" w:hAnsi="Lato"/>
                <w:sz w:val="20"/>
                <w:szCs w:val="20"/>
              </w:rPr>
            </w:pPr>
            <w:r>
              <w:rPr>
                <w:rFonts w:ascii="Lato" w:hAnsi="Lato"/>
                <w:sz w:val="20"/>
                <w:szCs w:val="20"/>
              </w:rPr>
              <w:t xml:space="preserve">November </w:t>
            </w:r>
            <w:r w:rsidR="00AC29D3">
              <w:rPr>
                <w:rFonts w:ascii="Lato" w:hAnsi="Lato"/>
                <w:sz w:val="20"/>
                <w:szCs w:val="20"/>
              </w:rPr>
              <w:t>24</w:t>
            </w:r>
            <w:r>
              <w:rPr>
                <w:rFonts w:ascii="Lato" w:hAnsi="Lato"/>
                <w:sz w:val="20"/>
                <w:szCs w:val="20"/>
              </w:rPr>
              <w:t>, 2025</w:t>
            </w:r>
          </w:p>
        </w:tc>
      </w:tr>
      <w:tr w:rsidR="00A31462" w:rsidRPr="007A5F5E" w14:paraId="25B628D9" w14:textId="77777777" w:rsidTr="00BC7E63">
        <w:trPr>
          <w:gridAfter w:val="1"/>
          <w:wAfter w:w="10" w:type="dxa"/>
        </w:trPr>
        <w:tc>
          <w:tcPr>
            <w:tcW w:w="1800" w:type="dxa"/>
            <w:gridSpan w:val="2"/>
            <w:tcBorders>
              <w:top w:val="single" w:sz="4" w:space="0" w:color="auto"/>
              <w:left w:val="nil"/>
              <w:bottom w:val="single" w:sz="4" w:space="0" w:color="auto"/>
              <w:right w:val="nil"/>
            </w:tcBorders>
          </w:tcPr>
          <w:p w14:paraId="18083BF4" w14:textId="635E19C5" w:rsidR="00A31462" w:rsidRPr="00BC7E63" w:rsidRDefault="00A31462">
            <w:pPr>
              <w:rPr>
                <w:rFonts w:ascii="Lato" w:hAnsi="Lato"/>
                <w:sz w:val="20"/>
                <w:szCs w:val="20"/>
              </w:rPr>
            </w:pPr>
            <w:r w:rsidRPr="00BC7E63">
              <w:rPr>
                <w:rFonts w:ascii="Lato" w:hAnsi="Lato"/>
                <w:sz w:val="20"/>
                <w:szCs w:val="20"/>
              </w:rPr>
              <w:t>Attendance:</w:t>
            </w:r>
          </w:p>
        </w:tc>
        <w:tc>
          <w:tcPr>
            <w:tcW w:w="7550" w:type="dxa"/>
            <w:gridSpan w:val="6"/>
            <w:tcBorders>
              <w:top w:val="single" w:sz="4" w:space="0" w:color="auto"/>
              <w:left w:val="nil"/>
              <w:bottom w:val="single" w:sz="4" w:space="0" w:color="auto"/>
              <w:right w:val="nil"/>
            </w:tcBorders>
          </w:tcPr>
          <w:p w14:paraId="79C8C18D" w14:textId="42D7FE59" w:rsidR="0042300F" w:rsidRPr="00BC7E63" w:rsidRDefault="00AC29D3">
            <w:pPr>
              <w:rPr>
                <w:rFonts w:ascii="Lato" w:hAnsi="Lato"/>
                <w:sz w:val="20"/>
                <w:szCs w:val="20"/>
              </w:rPr>
            </w:pPr>
            <w:r>
              <w:rPr>
                <w:rFonts w:ascii="Lato" w:hAnsi="Lato"/>
                <w:sz w:val="20"/>
                <w:szCs w:val="20"/>
              </w:rPr>
              <w:t xml:space="preserve">Kyle </w:t>
            </w:r>
            <w:proofErr w:type="gramStart"/>
            <w:r>
              <w:rPr>
                <w:rFonts w:ascii="Lato" w:hAnsi="Lato"/>
                <w:sz w:val="20"/>
                <w:szCs w:val="20"/>
              </w:rPr>
              <w:t xml:space="preserve">Pellerin </w:t>
            </w:r>
            <w:r w:rsidR="005F666D">
              <w:rPr>
                <w:rFonts w:ascii="Lato" w:hAnsi="Lato"/>
                <w:sz w:val="20"/>
                <w:szCs w:val="20"/>
              </w:rPr>
              <w:t xml:space="preserve"> (</w:t>
            </w:r>
            <w:proofErr w:type="gramEnd"/>
            <w:r w:rsidR="005F666D">
              <w:rPr>
                <w:rFonts w:ascii="Lato" w:hAnsi="Lato"/>
                <w:sz w:val="20"/>
                <w:szCs w:val="20"/>
              </w:rPr>
              <w:t>WF), Jithu Thomas (Gi</w:t>
            </w:r>
            <w:ins w:id="4" w:author="Kyle Pellerin" w:date="2025-11-20T14:57:00Z" w16du:dateUtc="2025-11-20T19:57:00Z">
              <w:r w:rsidR="00F83C87">
                <w:rPr>
                  <w:rFonts w:ascii="Lato" w:hAnsi="Lato"/>
                  <w:sz w:val="20"/>
                  <w:szCs w:val="20"/>
                </w:rPr>
                <w:t>l</w:t>
              </w:r>
            </w:ins>
            <w:r w:rsidR="005F666D">
              <w:rPr>
                <w:rFonts w:ascii="Lato" w:hAnsi="Lato"/>
                <w:sz w:val="20"/>
                <w:szCs w:val="20"/>
              </w:rPr>
              <w:t>lam)</w:t>
            </w:r>
          </w:p>
        </w:tc>
      </w:tr>
    </w:tbl>
    <w:p w14:paraId="733158C7" w14:textId="1C1C8988" w:rsidR="004204D8" w:rsidRPr="007A5F5E" w:rsidRDefault="004204D8" w:rsidP="004204D8">
      <w:pPr>
        <w:pStyle w:val="Heading3"/>
        <w:rPr>
          <w:color w:val="auto"/>
          <w:sz w:val="15"/>
          <w:szCs w:val="15"/>
        </w:rPr>
      </w:pPr>
      <w:r w:rsidRPr="007A5F5E">
        <w:rPr>
          <w:color w:val="auto"/>
          <w:sz w:val="15"/>
          <w:szCs w:val="15"/>
        </w:rPr>
        <w:t>This review is for the sole purpose of ascertaining general conformance with the design concept and does not relieve the General Contractor, his Sub-Contractors, or Agents from responsibilities for code, by-law, or design requirements as described in the contract documents or as required by the local building authorities.</w:t>
      </w:r>
    </w:p>
    <w:p w14:paraId="4727C9F8" w14:textId="77777777" w:rsidR="004204D8" w:rsidRPr="007A5F5E" w:rsidRDefault="004204D8" w:rsidP="004204D8">
      <w:pPr>
        <w:spacing w:after="0"/>
        <w:rPr>
          <w:rFonts w:ascii="Lato" w:hAnsi="Lato" w:cs="Arial"/>
          <w:sz w:val="15"/>
          <w:szCs w:val="15"/>
        </w:rPr>
      </w:pPr>
    </w:p>
    <w:p w14:paraId="4D45931E" w14:textId="41339203" w:rsidR="00A31462" w:rsidRPr="007A5F5E" w:rsidRDefault="004204D8" w:rsidP="004204D8">
      <w:pPr>
        <w:pBdr>
          <w:bottom w:val="single" w:sz="6" w:space="1" w:color="auto"/>
        </w:pBdr>
        <w:spacing w:after="0"/>
        <w:rPr>
          <w:rFonts w:ascii="Lato" w:hAnsi="Lato"/>
        </w:rPr>
      </w:pPr>
      <w:r w:rsidRPr="007A5F5E">
        <w:rPr>
          <w:rFonts w:ascii="Lato" w:hAnsi="Lato"/>
          <w:sz w:val="15"/>
          <w:szCs w:val="15"/>
        </w:rPr>
        <w:t xml:space="preserve">This review was carried out in accordance with the performance standards of the Professional Engineers of Ontario. Any noted deficiencies are based on the work that was observed during this </w:t>
      </w:r>
      <w:r w:rsidR="00350488" w:rsidRPr="007A5F5E">
        <w:rPr>
          <w:rFonts w:ascii="Lato" w:hAnsi="Lato"/>
          <w:sz w:val="15"/>
          <w:szCs w:val="15"/>
        </w:rPr>
        <w:t>review,</w:t>
      </w:r>
      <w:r w:rsidRPr="007A5F5E">
        <w:rPr>
          <w:rFonts w:ascii="Lato" w:hAnsi="Lato"/>
          <w:sz w:val="15"/>
          <w:szCs w:val="15"/>
        </w:rPr>
        <w:t xml:space="preserve"> but it does not preclude the responsibility of the Contractor for correction of all deficiencies whether noted or not in this report.</w:t>
      </w:r>
    </w:p>
    <w:p w14:paraId="00C1A359" w14:textId="12ACFE37" w:rsidR="00EC0ABF" w:rsidRPr="007A5F5E" w:rsidRDefault="00EC0ABF" w:rsidP="009036BB">
      <w:pPr>
        <w:spacing w:after="0"/>
        <w:rPr>
          <w:rFonts w:ascii="Lato" w:hAnsi="Lato"/>
          <w:b/>
          <w:bCs/>
          <w:u w:val="single"/>
        </w:rPr>
      </w:pPr>
    </w:p>
    <w:p w14:paraId="0B59FC1B" w14:textId="7ADB40CF" w:rsidR="005B0950" w:rsidRPr="003B03C1" w:rsidRDefault="006900CD" w:rsidP="003B03C1">
      <w:pPr>
        <w:spacing w:after="0"/>
        <w:rPr>
          <w:rFonts w:ascii="Lato" w:hAnsi="Lato"/>
          <w:b/>
          <w:bCs/>
          <w:sz w:val="20"/>
          <w:szCs w:val="20"/>
          <w:u w:val="single"/>
        </w:rPr>
      </w:pPr>
      <w:r w:rsidRPr="00C77C86">
        <w:rPr>
          <w:rFonts w:ascii="Lato" w:hAnsi="Lato"/>
          <w:b/>
          <w:bCs/>
          <w:sz w:val="20"/>
          <w:szCs w:val="20"/>
          <w:u w:val="single"/>
        </w:rPr>
        <w:t>GENERAL PROGRESS</w:t>
      </w:r>
      <w:r w:rsidR="00CE126C" w:rsidRPr="00C77C86">
        <w:rPr>
          <w:rFonts w:ascii="Lato" w:hAnsi="Lato"/>
          <w:b/>
          <w:bCs/>
          <w:sz w:val="20"/>
          <w:szCs w:val="20"/>
          <w:u w:val="single"/>
        </w:rPr>
        <w:t xml:space="preserve"> &amp; ITEMS REVIEWED</w:t>
      </w:r>
    </w:p>
    <w:p w14:paraId="675B70EC" w14:textId="77777777" w:rsidR="00BD4704" w:rsidRPr="002A4B47" w:rsidRDefault="00BD4704" w:rsidP="002A4B47">
      <w:pPr>
        <w:widowControl w:val="0"/>
        <w:spacing w:after="0" w:line="240" w:lineRule="auto"/>
        <w:rPr>
          <w:rFonts w:ascii="Lato" w:hAnsi="Lato" w:cs="Arial"/>
          <w:sz w:val="20"/>
          <w:szCs w:val="20"/>
        </w:rPr>
      </w:pPr>
    </w:p>
    <w:p w14:paraId="226AC154" w14:textId="54834C9D" w:rsidR="0020784A" w:rsidRDefault="00AC29D3" w:rsidP="009E019A">
      <w:pPr>
        <w:widowControl w:val="0"/>
        <w:numPr>
          <w:ilvl w:val="0"/>
          <w:numId w:val="1"/>
        </w:numPr>
        <w:spacing w:after="0" w:line="240" w:lineRule="auto"/>
        <w:rPr>
          <w:rFonts w:ascii="Lato" w:hAnsi="Lato"/>
          <w:sz w:val="20"/>
          <w:szCs w:val="20"/>
        </w:rPr>
      </w:pPr>
      <w:r>
        <w:rPr>
          <w:rFonts w:ascii="Lato" w:hAnsi="Lato"/>
          <w:sz w:val="20"/>
          <w:szCs w:val="20"/>
        </w:rPr>
        <w:t>Waterproofing application was in progress for tunnel extending south from Davis Centre, approximately 90% complete upon arriving on site.</w:t>
      </w:r>
    </w:p>
    <w:p w14:paraId="045916BF" w14:textId="148D6C13" w:rsidR="00294977" w:rsidRDefault="00294977" w:rsidP="009E019A">
      <w:pPr>
        <w:widowControl w:val="0"/>
        <w:numPr>
          <w:ilvl w:val="0"/>
          <w:numId w:val="1"/>
        </w:numPr>
        <w:spacing w:after="0" w:line="240" w:lineRule="auto"/>
        <w:rPr>
          <w:rFonts w:ascii="Lato" w:hAnsi="Lato"/>
          <w:sz w:val="20"/>
          <w:szCs w:val="20"/>
        </w:rPr>
      </w:pPr>
      <w:r>
        <w:rPr>
          <w:rFonts w:ascii="Lato" w:hAnsi="Lato"/>
          <w:sz w:val="20"/>
          <w:szCs w:val="20"/>
        </w:rPr>
        <w:t>Lift thickness was measured in a random sample of locations in collaboration with the waterproofing applicator. Top lift thickness was confirmed to be at least 120mil, and total high-build thickness was confirmed to be at least 240 mil complete with fabric reinforcement.</w:t>
      </w:r>
    </w:p>
    <w:p w14:paraId="53618C5C" w14:textId="74FF5E98" w:rsidR="00294977" w:rsidRDefault="00294977" w:rsidP="009E019A">
      <w:pPr>
        <w:widowControl w:val="0"/>
        <w:numPr>
          <w:ilvl w:val="0"/>
          <w:numId w:val="1"/>
        </w:numPr>
        <w:spacing w:after="0" w:line="240" w:lineRule="auto"/>
        <w:rPr>
          <w:rFonts w:ascii="Lato" w:hAnsi="Lato"/>
          <w:sz w:val="20"/>
          <w:szCs w:val="20"/>
        </w:rPr>
      </w:pPr>
      <w:r>
        <w:rPr>
          <w:rFonts w:ascii="Lato" w:hAnsi="Lato"/>
          <w:sz w:val="20"/>
          <w:szCs w:val="20"/>
        </w:rPr>
        <w:t>Detail work at the existing Davis centre and the south termination of waterproofing was reviewed.</w:t>
      </w:r>
    </w:p>
    <w:p w14:paraId="13EFEB19" w14:textId="77777777" w:rsidR="00446E8D" w:rsidRDefault="00446E8D" w:rsidP="00446E8D">
      <w:pPr>
        <w:widowControl w:val="0"/>
        <w:spacing w:after="0" w:line="240" w:lineRule="auto"/>
        <w:ind w:left="1247"/>
        <w:rPr>
          <w:rFonts w:ascii="Lato" w:hAnsi="Lato"/>
          <w:sz w:val="20"/>
          <w:szCs w:val="20"/>
        </w:rPr>
      </w:pPr>
    </w:p>
    <w:p w14:paraId="1F1FBEF2" w14:textId="77777777" w:rsidR="00BD4704" w:rsidRPr="0023340F" w:rsidRDefault="00BD4704" w:rsidP="0023340F">
      <w:pPr>
        <w:spacing w:after="0"/>
        <w:rPr>
          <w:rFonts w:ascii="Lato" w:hAnsi="Lato"/>
          <w:sz w:val="20"/>
          <w:szCs w:val="20"/>
        </w:rPr>
      </w:pPr>
    </w:p>
    <w:p w14:paraId="22894E74" w14:textId="19FA3EE1" w:rsidR="008F75F4" w:rsidRPr="00344874" w:rsidRDefault="00AE1252" w:rsidP="002A4B47">
      <w:pPr>
        <w:rPr>
          <w:rFonts w:ascii="Lato" w:hAnsi="Lato"/>
          <w:b/>
          <w:bCs/>
          <w:sz w:val="20"/>
          <w:szCs w:val="20"/>
          <w:u w:val="single"/>
        </w:rPr>
      </w:pPr>
      <w:r>
        <w:rPr>
          <w:rFonts w:ascii="Lato" w:hAnsi="Lato"/>
          <w:b/>
          <w:bCs/>
          <w:sz w:val="20"/>
          <w:szCs w:val="20"/>
          <w:u w:val="single"/>
        </w:rPr>
        <w:t>D</w:t>
      </w:r>
      <w:r w:rsidR="006900CD" w:rsidRPr="007C227B">
        <w:rPr>
          <w:rFonts w:ascii="Lato" w:hAnsi="Lato"/>
          <w:b/>
          <w:bCs/>
          <w:sz w:val="20"/>
          <w:szCs w:val="20"/>
          <w:u w:val="single"/>
        </w:rPr>
        <w:t>ISCUSSIONS WITH CONTRACTOR</w:t>
      </w:r>
    </w:p>
    <w:p w14:paraId="75EB14F3" w14:textId="3CF7AF46" w:rsidR="00446E8D" w:rsidRDefault="00E10B34" w:rsidP="00B330EC">
      <w:pPr>
        <w:widowControl w:val="0"/>
        <w:numPr>
          <w:ilvl w:val="0"/>
          <w:numId w:val="1"/>
        </w:numPr>
        <w:spacing w:after="0" w:line="240" w:lineRule="auto"/>
        <w:rPr>
          <w:rFonts w:ascii="Lato" w:hAnsi="Lato" w:cs="Arial"/>
          <w:sz w:val="20"/>
          <w:szCs w:val="20"/>
        </w:rPr>
      </w:pPr>
      <w:r>
        <w:rPr>
          <w:rFonts w:ascii="Lato" w:hAnsi="Lato" w:cs="Arial"/>
          <w:sz w:val="20"/>
          <w:szCs w:val="20"/>
        </w:rPr>
        <w:t xml:space="preserve">The waterproofing tie </w:t>
      </w:r>
      <w:proofErr w:type="gramStart"/>
      <w:r>
        <w:rPr>
          <w:rFonts w:ascii="Lato" w:hAnsi="Lato" w:cs="Arial"/>
          <w:sz w:val="20"/>
          <w:szCs w:val="20"/>
        </w:rPr>
        <w:t>in to</w:t>
      </w:r>
      <w:proofErr w:type="gramEnd"/>
      <w:r>
        <w:rPr>
          <w:rFonts w:ascii="Lato" w:hAnsi="Lato" w:cs="Arial"/>
          <w:sz w:val="20"/>
          <w:szCs w:val="20"/>
        </w:rPr>
        <w:t xml:space="preserve"> the existing waterproofing on the south end of the tunnel was discussed. Existing waterproofing materials are asphalt based, and therefore a tie in cannot be performed since materials are not compatible. The existing waterproofing has failed, and therefore an attempt at a tie-in is redundant.</w:t>
      </w:r>
    </w:p>
    <w:p w14:paraId="0E48190E" w14:textId="6408CCBC" w:rsidR="00BC1776" w:rsidRDefault="00BC1776" w:rsidP="00B330EC">
      <w:pPr>
        <w:widowControl w:val="0"/>
        <w:numPr>
          <w:ilvl w:val="0"/>
          <w:numId w:val="1"/>
        </w:numPr>
        <w:spacing w:after="0" w:line="240" w:lineRule="auto"/>
        <w:rPr>
          <w:rFonts w:ascii="Lato" w:hAnsi="Lato" w:cs="Arial"/>
          <w:sz w:val="20"/>
          <w:szCs w:val="20"/>
        </w:rPr>
      </w:pPr>
      <w:r>
        <w:rPr>
          <w:rFonts w:ascii="Lato" w:hAnsi="Lato" w:cs="Arial"/>
          <w:sz w:val="20"/>
          <w:szCs w:val="20"/>
        </w:rPr>
        <w:t>Some areas were observed to have the fabric reinforcement protruding through the top waterproofing lift. The contractor was to touch up these areas, which was observed by WalterFedy prior to leaving site.</w:t>
      </w:r>
    </w:p>
    <w:p w14:paraId="61CF0EE0" w14:textId="77777777" w:rsidR="00446E8D" w:rsidRDefault="00446E8D" w:rsidP="00446E8D">
      <w:pPr>
        <w:widowControl w:val="0"/>
        <w:spacing w:after="0" w:line="240" w:lineRule="auto"/>
        <w:ind w:left="1247"/>
        <w:rPr>
          <w:rFonts w:ascii="Lato" w:hAnsi="Lato" w:cs="Arial"/>
          <w:sz w:val="20"/>
          <w:szCs w:val="20"/>
        </w:rPr>
      </w:pPr>
    </w:p>
    <w:p w14:paraId="67D3BE2B" w14:textId="77777777" w:rsidR="00011E85" w:rsidRPr="00011E85" w:rsidRDefault="00011E85" w:rsidP="00011E85">
      <w:pPr>
        <w:spacing w:after="0"/>
        <w:rPr>
          <w:rFonts w:ascii="Lato" w:hAnsi="Lato"/>
          <w:b/>
          <w:bCs/>
          <w:sz w:val="20"/>
          <w:szCs w:val="20"/>
          <w:u w:val="single"/>
        </w:rPr>
      </w:pPr>
    </w:p>
    <w:p w14:paraId="76C2D457" w14:textId="3EF72869" w:rsidR="001A7DD8" w:rsidRPr="00956923" w:rsidRDefault="006F13BC" w:rsidP="00956923">
      <w:pPr>
        <w:spacing w:after="0"/>
        <w:rPr>
          <w:rFonts w:ascii="Lato" w:hAnsi="Lato"/>
          <w:b/>
          <w:bCs/>
          <w:sz w:val="20"/>
          <w:szCs w:val="20"/>
          <w:u w:val="single"/>
        </w:rPr>
      </w:pPr>
      <w:r w:rsidRPr="00C77C86">
        <w:rPr>
          <w:rFonts w:ascii="Lato" w:hAnsi="Lato"/>
          <w:b/>
          <w:bCs/>
          <w:sz w:val="20"/>
          <w:szCs w:val="20"/>
          <w:u w:val="single"/>
        </w:rPr>
        <w:t>SCHEDULE</w:t>
      </w:r>
      <w:r w:rsidR="005563E6">
        <w:rPr>
          <w:rFonts w:ascii="Lato" w:hAnsi="Lato"/>
          <w:b/>
          <w:bCs/>
          <w:sz w:val="20"/>
          <w:szCs w:val="20"/>
          <w:u w:val="single"/>
        </w:rPr>
        <w:t xml:space="preserve"> &amp; NEXT STEPS</w:t>
      </w:r>
    </w:p>
    <w:p w14:paraId="0E32CE98" w14:textId="77777777" w:rsidR="00FA1394" w:rsidRPr="005D70C9" w:rsidRDefault="00FA1394" w:rsidP="005D70C9">
      <w:pPr>
        <w:spacing w:after="0"/>
        <w:rPr>
          <w:rFonts w:ascii="Lato" w:hAnsi="Lato"/>
          <w:sz w:val="20"/>
          <w:szCs w:val="20"/>
        </w:rPr>
      </w:pPr>
    </w:p>
    <w:p w14:paraId="6F115C3B" w14:textId="61E371F8" w:rsidR="00930FF7" w:rsidRDefault="00930FF7" w:rsidP="002A3466">
      <w:pPr>
        <w:pStyle w:val="ListParagraph"/>
        <w:numPr>
          <w:ilvl w:val="0"/>
          <w:numId w:val="1"/>
        </w:numPr>
        <w:spacing w:after="0"/>
        <w:rPr>
          <w:rFonts w:ascii="Lato" w:hAnsi="Lato"/>
          <w:sz w:val="20"/>
          <w:szCs w:val="20"/>
        </w:rPr>
      </w:pPr>
      <w:ins w:id="5" w:author="Kyle Pellerin" w:date="2025-11-20T15:02:00Z" w16du:dateUtc="2025-11-20T20:02:00Z">
        <w:r>
          <w:rPr>
            <w:rFonts w:ascii="Lato" w:hAnsi="Lato"/>
            <w:sz w:val="20"/>
            <w:szCs w:val="20"/>
          </w:rPr>
          <w:t>Contracto</w:t>
        </w:r>
      </w:ins>
      <w:r w:rsidR="0009654E">
        <w:rPr>
          <w:rFonts w:ascii="Lato" w:hAnsi="Lato"/>
          <w:sz w:val="20"/>
          <w:szCs w:val="20"/>
        </w:rPr>
        <w:t>r</w:t>
      </w:r>
      <w:ins w:id="6" w:author="Kyle Pellerin" w:date="2025-11-20T15:02:00Z" w16du:dateUtc="2025-11-20T20:02:00Z">
        <w:r>
          <w:rPr>
            <w:rFonts w:ascii="Lato" w:hAnsi="Lato"/>
            <w:sz w:val="20"/>
            <w:szCs w:val="20"/>
          </w:rPr>
          <w:t xml:space="preserve"> </w:t>
        </w:r>
      </w:ins>
      <w:ins w:id="7" w:author="Kyle Pellerin" w:date="2025-11-20T15:03:00Z" w16du:dateUtc="2025-11-20T20:03:00Z">
        <w:r>
          <w:rPr>
            <w:rFonts w:ascii="Lato" w:hAnsi="Lato"/>
            <w:sz w:val="20"/>
            <w:szCs w:val="20"/>
          </w:rPr>
          <w:t>await</w:t>
        </w:r>
      </w:ins>
      <w:r w:rsidR="0009654E">
        <w:rPr>
          <w:rFonts w:ascii="Lato" w:hAnsi="Lato"/>
          <w:sz w:val="20"/>
          <w:szCs w:val="20"/>
        </w:rPr>
        <w:t>ing</w:t>
      </w:r>
      <w:ins w:id="8" w:author="Kyle Pellerin" w:date="2025-11-20T15:03:00Z" w16du:dateUtc="2025-11-20T20:03:00Z">
        <w:r>
          <w:rPr>
            <w:rFonts w:ascii="Lato" w:hAnsi="Lato"/>
            <w:sz w:val="20"/>
            <w:szCs w:val="20"/>
          </w:rPr>
          <w:t xml:space="preserve"> </w:t>
        </w:r>
      </w:ins>
      <w:r w:rsidR="0009654E">
        <w:rPr>
          <w:rFonts w:ascii="Lato" w:hAnsi="Lato"/>
          <w:sz w:val="20"/>
          <w:szCs w:val="20"/>
        </w:rPr>
        <w:t>direction from MTE on how to repair the access hatch on the west tunnel adjacent to the MC building. WalterFedy to advise on any special waterproofing conditions that may arise.</w:t>
      </w:r>
    </w:p>
    <w:p w14:paraId="749676D5" w14:textId="549CC7E9" w:rsidR="0009654E" w:rsidRDefault="0009654E" w:rsidP="002A3466">
      <w:pPr>
        <w:pStyle w:val="ListParagraph"/>
        <w:numPr>
          <w:ilvl w:val="0"/>
          <w:numId w:val="1"/>
        </w:numPr>
        <w:spacing w:after="0"/>
        <w:rPr>
          <w:rFonts w:ascii="Lato" w:hAnsi="Lato"/>
          <w:sz w:val="20"/>
          <w:szCs w:val="20"/>
        </w:rPr>
      </w:pPr>
      <w:r>
        <w:rPr>
          <w:rFonts w:ascii="Lato" w:hAnsi="Lato"/>
          <w:sz w:val="20"/>
          <w:szCs w:val="20"/>
        </w:rPr>
        <w:t>Surface preparation of west tunnel and concrete repairs will not be complete until at least middle of next week. Next WalterFedy site visit to review completed surface prep work of west tunnel prior to waterproofing application.</w:t>
      </w:r>
    </w:p>
    <w:p w14:paraId="6B437FBB" w14:textId="77777777" w:rsidR="0009654E" w:rsidRDefault="0009654E" w:rsidP="0009654E">
      <w:pPr>
        <w:pStyle w:val="ListParagraph"/>
        <w:spacing w:after="0"/>
        <w:ind w:left="1247"/>
        <w:rPr>
          <w:rFonts w:ascii="Lato" w:hAnsi="Lato"/>
          <w:sz w:val="20"/>
          <w:szCs w:val="20"/>
        </w:rPr>
      </w:pPr>
    </w:p>
    <w:p w14:paraId="2992D7BD" w14:textId="77777777" w:rsidR="00031DBF" w:rsidRPr="00031DBF" w:rsidRDefault="00031DBF" w:rsidP="00031DBF">
      <w:pPr>
        <w:pStyle w:val="ListParagraph"/>
        <w:rPr>
          <w:rFonts w:ascii="Lato" w:hAnsi="Lato"/>
          <w:sz w:val="20"/>
          <w:szCs w:val="20"/>
        </w:rPr>
      </w:pPr>
    </w:p>
    <w:p w14:paraId="04115FBF" w14:textId="77777777" w:rsidR="00031DBF" w:rsidRPr="00031DBF" w:rsidRDefault="00031DBF" w:rsidP="00031DBF">
      <w:pPr>
        <w:pStyle w:val="ListParagraph"/>
        <w:spacing w:after="0"/>
        <w:ind w:left="1247"/>
        <w:rPr>
          <w:rFonts w:ascii="Lato" w:hAnsi="Lato"/>
          <w:sz w:val="20"/>
          <w:szCs w:val="20"/>
        </w:rPr>
      </w:pPr>
    </w:p>
    <w:p w14:paraId="5F4866F8" w14:textId="4ABFC366" w:rsidR="005563E6" w:rsidRPr="001F79E9" w:rsidRDefault="005563E6" w:rsidP="005563E6">
      <w:pPr>
        <w:spacing w:after="0"/>
        <w:rPr>
          <w:rFonts w:ascii="Lato" w:hAnsi="Lato"/>
          <w:b/>
          <w:bCs/>
        </w:rPr>
      </w:pPr>
      <w:r w:rsidRPr="001F79E9">
        <w:rPr>
          <w:rFonts w:ascii="Lato" w:hAnsi="Lato"/>
          <w:b/>
          <w:bCs/>
        </w:rPr>
        <w:t>WALTERFEDY</w:t>
      </w:r>
    </w:p>
    <w:p w14:paraId="77A324BD" w14:textId="7B38E881" w:rsidR="005563E6" w:rsidRDefault="005563E6" w:rsidP="005563E6">
      <w:pPr>
        <w:spacing w:after="0"/>
        <w:rPr>
          <w:rFonts w:ascii="Lato" w:hAnsi="La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tblGrid>
      <w:tr w:rsidR="005563E6" w14:paraId="2A8896ED" w14:textId="77777777" w:rsidTr="003C70A6">
        <w:tc>
          <w:tcPr>
            <w:tcW w:w="4675" w:type="dxa"/>
          </w:tcPr>
          <w:p w14:paraId="5475E728" w14:textId="67182F24" w:rsidR="005563E6" w:rsidRDefault="00CA6727" w:rsidP="003C70A6">
            <w:pPr>
              <w:rPr>
                <w:rFonts w:ascii="Lato" w:hAnsi="Lato"/>
              </w:rPr>
            </w:pPr>
            <w:del w:id="9" w:author="Kyle Pellerin" w:date="2025-11-20T15:05:00Z" w16du:dateUtc="2025-11-20T20:05:00Z">
              <w:r w:rsidRPr="0051554C" w:rsidDel="002A0860">
                <w:rPr>
                  <w:rFonts w:ascii="Lato" w:hAnsi="Lato"/>
                  <w:noProof/>
                </w:rPr>
                <w:drawing>
                  <wp:anchor distT="0" distB="0" distL="114300" distR="114300" simplePos="0" relativeHeight="251658240" behindDoc="0" locked="0" layoutInCell="1" allowOverlap="1" wp14:anchorId="5E2C9F1F" wp14:editId="25D57450">
                    <wp:simplePos x="0" y="0"/>
                    <wp:positionH relativeFrom="column">
                      <wp:posOffset>-10150</wp:posOffset>
                    </wp:positionH>
                    <wp:positionV relativeFrom="paragraph">
                      <wp:posOffset>51937</wp:posOffset>
                    </wp:positionV>
                    <wp:extent cx="1314450" cy="791409"/>
                    <wp:effectExtent l="0" t="0" r="0" b="8890"/>
                    <wp:wrapNone/>
                    <wp:docPr id="459869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4450" cy="791409"/>
                            </a:xfrm>
                            <a:prstGeom prst="rect">
                              <a:avLst/>
                            </a:prstGeom>
                            <a:noFill/>
                            <a:ln>
                              <a:noFill/>
                            </a:ln>
                          </pic:spPr>
                        </pic:pic>
                      </a:graphicData>
                    </a:graphic>
                    <wp14:sizeRelH relativeFrom="page">
                      <wp14:pctWidth>0</wp14:pctWidth>
                    </wp14:sizeRelH>
                    <wp14:sizeRelV relativeFrom="page">
                      <wp14:pctHeight>0</wp14:pctHeight>
                    </wp14:sizeRelV>
                  </wp:anchor>
                </w:drawing>
              </w:r>
            </w:del>
          </w:p>
          <w:p w14:paraId="4A31D008" w14:textId="48DCEA07" w:rsidR="005563E6" w:rsidRDefault="005563E6" w:rsidP="003C70A6">
            <w:pPr>
              <w:rPr>
                <w:rFonts w:ascii="Lato" w:hAnsi="Lato"/>
              </w:rPr>
            </w:pPr>
          </w:p>
          <w:p w14:paraId="7406AF53" w14:textId="1596C2B7" w:rsidR="005563E6" w:rsidRDefault="005563E6" w:rsidP="003C70A6">
            <w:pPr>
              <w:rPr>
                <w:rFonts w:ascii="Lato" w:hAnsi="Lato"/>
              </w:rPr>
            </w:pPr>
          </w:p>
          <w:p w14:paraId="3F80FCFC" w14:textId="1891119B" w:rsidR="005563E6" w:rsidRDefault="005563E6" w:rsidP="003C70A6">
            <w:pPr>
              <w:rPr>
                <w:rFonts w:ascii="Lato" w:hAnsi="Lato"/>
              </w:rPr>
            </w:pPr>
          </w:p>
          <w:p w14:paraId="527636DF" w14:textId="67B39E26" w:rsidR="005563E6" w:rsidRPr="002A0860" w:rsidRDefault="002A0860" w:rsidP="003C70A6">
            <w:pPr>
              <w:rPr>
                <w:rFonts w:ascii="Lato" w:hAnsi="Lato"/>
                <w:rPrChange w:id="10" w:author="Kyle Pellerin" w:date="2025-11-20T15:06:00Z" w16du:dateUtc="2025-11-20T20:06:00Z">
                  <w:rPr>
                    <w:rFonts w:ascii="Lato" w:hAnsi="Lato"/>
                    <w:highlight w:val="yellow"/>
                  </w:rPr>
                </w:rPrChange>
              </w:rPr>
            </w:pPr>
            <w:ins w:id="11" w:author="Kyle Pellerin" w:date="2025-11-20T15:05:00Z" w16du:dateUtc="2025-11-20T20:05:00Z">
              <w:r w:rsidRPr="002A0860">
                <w:rPr>
                  <w:rFonts w:ascii="Lato" w:hAnsi="Lato"/>
                  <w:rPrChange w:id="12" w:author="Kyle Pellerin" w:date="2025-11-20T15:06:00Z" w16du:dateUtc="2025-11-20T20:06:00Z">
                    <w:rPr>
                      <w:rFonts w:ascii="Lato" w:hAnsi="Lato"/>
                      <w:highlight w:val="yellow"/>
                    </w:rPr>
                  </w:rPrChange>
                </w:rPr>
                <w:t>Kyle Pellerin</w:t>
              </w:r>
            </w:ins>
            <w:del w:id="13" w:author="Kyle Pellerin" w:date="2025-11-20T15:05:00Z" w16du:dateUtc="2025-11-20T20:05:00Z">
              <w:r w:rsidR="005563E6" w:rsidRPr="002A0860" w:rsidDel="002A0860">
                <w:rPr>
                  <w:rFonts w:ascii="Lato" w:hAnsi="Lato"/>
                  <w:rPrChange w:id="14" w:author="Kyle Pellerin" w:date="2025-11-20T15:06:00Z" w16du:dateUtc="2025-11-20T20:06:00Z">
                    <w:rPr>
                      <w:rFonts w:ascii="Lato" w:hAnsi="Lato"/>
                      <w:highlight w:val="yellow"/>
                    </w:rPr>
                  </w:rPrChange>
                </w:rPr>
                <w:delText>Ryan Schultz</w:delText>
              </w:r>
            </w:del>
            <w:r w:rsidR="005563E6" w:rsidRPr="002A0860">
              <w:rPr>
                <w:rFonts w:ascii="Lato" w:hAnsi="Lato"/>
                <w:rPrChange w:id="15" w:author="Kyle Pellerin" w:date="2025-11-20T15:06:00Z" w16du:dateUtc="2025-11-20T20:06:00Z">
                  <w:rPr>
                    <w:rFonts w:ascii="Lato" w:hAnsi="Lato"/>
                    <w:highlight w:val="yellow"/>
                  </w:rPr>
                </w:rPrChange>
              </w:rPr>
              <w:t>, P.Eng.</w:t>
            </w:r>
          </w:p>
          <w:p w14:paraId="68BD0DCF" w14:textId="00E89CB6" w:rsidR="00785C2E" w:rsidRPr="002A0860" w:rsidRDefault="00785C2E" w:rsidP="003C70A6">
            <w:pPr>
              <w:rPr>
                <w:rFonts w:ascii="Lato" w:hAnsi="Lato"/>
                <w:rPrChange w:id="16" w:author="Kyle Pellerin" w:date="2025-11-20T15:06:00Z" w16du:dateUtc="2025-11-20T20:06:00Z">
                  <w:rPr>
                    <w:rFonts w:ascii="Lato" w:hAnsi="Lato"/>
                    <w:highlight w:val="yellow"/>
                  </w:rPr>
                </w:rPrChange>
              </w:rPr>
            </w:pPr>
            <w:del w:id="17" w:author="Kyle Pellerin" w:date="2025-11-20T15:05:00Z" w16du:dateUtc="2025-11-20T20:05:00Z">
              <w:r w:rsidRPr="002A0860" w:rsidDel="002A0860">
                <w:rPr>
                  <w:rFonts w:ascii="Lato" w:hAnsi="Lato"/>
                  <w:rPrChange w:id="18" w:author="Kyle Pellerin" w:date="2025-11-20T15:06:00Z" w16du:dateUtc="2025-11-20T20:06:00Z">
                    <w:rPr>
                      <w:rFonts w:ascii="Lato" w:hAnsi="Lato"/>
                      <w:highlight w:val="yellow"/>
                    </w:rPr>
                  </w:rPrChange>
                </w:rPr>
                <w:delText>Project Manager</w:delText>
              </w:r>
            </w:del>
            <w:ins w:id="19" w:author="Kyle Pellerin" w:date="2025-11-20T15:05:00Z" w16du:dateUtc="2025-11-20T20:05:00Z">
              <w:r w:rsidR="002A0860" w:rsidRPr="002A0860">
                <w:rPr>
                  <w:rFonts w:ascii="Lato" w:hAnsi="Lato"/>
                  <w:rPrChange w:id="20" w:author="Kyle Pellerin" w:date="2025-11-20T15:06:00Z" w16du:dateUtc="2025-11-20T20:06:00Z">
                    <w:rPr>
                      <w:rFonts w:ascii="Lato" w:hAnsi="Lato"/>
                      <w:highlight w:val="yellow"/>
                    </w:rPr>
                  </w:rPrChange>
                </w:rPr>
                <w:t>Structural Engineer</w:t>
              </w:r>
            </w:ins>
          </w:p>
          <w:p w14:paraId="1C23F55C" w14:textId="1EFC711B" w:rsidR="005563E6" w:rsidRDefault="002A0860" w:rsidP="003C70A6">
            <w:pPr>
              <w:rPr>
                <w:rFonts w:ascii="Lato" w:hAnsi="Lato"/>
              </w:rPr>
            </w:pPr>
            <w:ins w:id="21" w:author="Kyle Pellerin" w:date="2025-11-20T15:05:00Z" w16du:dateUtc="2025-11-20T20:05:00Z">
              <w:r w:rsidRPr="002A0860">
                <w:rPr>
                  <w:rFonts w:ascii="Lato" w:hAnsi="Lato"/>
                  <w:rPrChange w:id="22" w:author="Kyle Pellerin" w:date="2025-11-20T15:06:00Z" w16du:dateUtc="2025-11-20T20:06:00Z">
                    <w:rPr>
                      <w:rFonts w:ascii="Lato" w:hAnsi="Lato"/>
                      <w:highlight w:val="yellow"/>
                    </w:rPr>
                  </w:rPrChange>
                </w:rPr>
                <w:t>kp</w:t>
              </w:r>
            </w:ins>
            <w:ins w:id="23" w:author="Kyle Pellerin" w:date="2025-11-20T15:06:00Z" w16du:dateUtc="2025-11-20T20:06:00Z">
              <w:r w:rsidRPr="002A0860">
                <w:rPr>
                  <w:rFonts w:ascii="Lato" w:hAnsi="Lato"/>
                  <w:rPrChange w:id="24" w:author="Kyle Pellerin" w:date="2025-11-20T15:06:00Z" w16du:dateUtc="2025-11-20T20:06:00Z">
                    <w:rPr>
                      <w:rFonts w:ascii="Lato" w:hAnsi="Lato"/>
                      <w:highlight w:val="yellow"/>
                    </w:rPr>
                  </w:rPrChange>
                </w:rPr>
                <w:t>ellerin</w:t>
              </w:r>
            </w:ins>
            <w:del w:id="25" w:author="Kyle Pellerin" w:date="2025-11-20T15:05:00Z" w16du:dateUtc="2025-11-20T20:05:00Z">
              <w:r w:rsidR="005563E6" w:rsidRPr="002A0860" w:rsidDel="002A0860">
                <w:rPr>
                  <w:rFonts w:ascii="Lato" w:hAnsi="Lato"/>
                  <w:rPrChange w:id="26" w:author="Kyle Pellerin" w:date="2025-11-20T15:06:00Z" w16du:dateUtc="2025-11-20T20:06:00Z">
                    <w:rPr>
                      <w:rFonts w:ascii="Lato" w:hAnsi="Lato"/>
                      <w:highlight w:val="yellow"/>
                    </w:rPr>
                  </w:rPrChange>
                </w:rPr>
                <w:delText>rschultz</w:delText>
              </w:r>
            </w:del>
            <w:r w:rsidR="005563E6" w:rsidRPr="002A0860">
              <w:rPr>
                <w:rFonts w:ascii="Lato" w:hAnsi="Lato"/>
                <w:rPrChange w:id="27" w:author="Kyle Pellerin" w:date="2025-11-20T15:06:00Z" w16du:dateUtc="2025-11-20T20:06:00Z">
                  <w:rPr>
                    <w:rFonts w:ascii="Lato" w:hAnsi="Lato"/>
                    <w:highlight w:val="yellow"/>
                  </w:rPr>
                </w:rPrChange>
              </w:rPr>
              <w:t>@walterfedy.com</w:t>
            </w:r>
          </w:p>
        </w:tc>
      </w:tr>
    </w:tbl>
    <w:p w14:paraId="442FA159" w14:textId="77BBB55C" w:rsidR="001B4AEF" w:rsidRDefault="001B4AEF" w:rsidP="006900CD">
      <w:pPr>
        <w:spacing w:after="0"/>
        <w:rPr>
          <w:rFonts w:ascii="Lato" w:hAnsi="Lato"/>
          <w:b/>
          <w:bCs/>
          <w:u w:val="single"/>
        </w:rPr>
      </w:pPr>
    </w:p>
    <w:p w14:paraId="77298D05" w14:textId="7F67804C" w:rsidR="001B4AEF" w:rsidRDefault="001B4AEF">
      <w:pPr>
        <w:rPr>
          <w:rFonts w:ascii="Lato" w:hAnsi="Lato"/>
          <w:b/>
          <w:bCs/>
          <w:u w:val="single"/>
        </w:rPr>
      </w:pPr>
    </w:p>
    <w:p w14:paraId="11DE53D9" w14:textId="77777777" w:rsidR="00031DBF" w:rsidRDefault="00031DBF">
      <w:pPr>
        <w:rPr>
          <w:rFonts w:ascii="Lato" w:hAnsi="Lato"/>
          <w:b/>
          <w:bCs/>
          <w:u w:val="single"/>
        </w:rPr>
      </w:pPr>
      <w:r>
        <w:rPr>
          <w:rFonts w:ascii="Lato" w:hAnsi="Lato"/>
          <w:b/>
          <w:bCs/>
          <w:u w:val="single"/>
        </w:rPr>
        <w:br w:type="page"/>
      </w:r>
    </w:p>
    <w:p w14:paraId="0DFE1737" w14:textId="3DD790E4" w:rsidR="006900CD" w:rsidRPr="006F7E9E" w:rsidRDefault="006900CD" w:rsidP="006F7E9E">
      <w:pPr>
        <w:rPr>
          <w:rFonts w:ascii="Lato" w:hAnsi="Lato"/>
          <w:b/>
          <w:bCs/>
          <w:u w:val="single"/>
        </w:rPr>
      </w:pPr>
      <w:r>
        <w:rPr>
          <w:rFonts w:ascii="Lato" w:hAnsi="Lato"/>
          <w:b/>
          <w:bCs/>
          <w:u w:val="single"/>
        </w:rPr>
        <w:lastRenderedPageBreak/>
        <w:t>GENERAL PHOTOS</w:t>
      </w:r>
    </w:p>
    <w:p w14:paraId="15C419DE" w14:textId="5F907D65" w:rsidR="0001591B" w:rsidRDefault="0009654E" w:rsidP="0001591B">
      <w:pPr>
        <w:jc w:val="center"/>
        <w:rPr>
          <w:i/>
          <w:iCs/>
          <w:color w:val="44546A" w:themeColor="text2"/>
          <w:sz w:val="18"/>
          <w:szCs w:val="18"/>
        </w:rPr>
      </w:pPr>
      <w:r>
        <w:rPr>
          <w:i/>
          <w:iCs/>
          <w:noProof/>
          <w:color w:val="44546A" w:themeColor="text2"/>
          <w:sz w:val="18"/>
          <w:szCs w:val="18"/>
        </w:rPr>
        <w:drawing>
          <wp:inline distT="0" distB="0" distL="0" distR="0" wp14:anchorId="45277A5C" wp14:editId="276AA18D">
            <wp:extent cx="4496888" cy="2185987"/>
            <wp:effectExtent l="0" t="0" r="0" b="5080"/>
            <wp:docPr id="901772027" name="Picture 1" descr="A black slab with a red t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72027" name="Picture 1" descr="A black slab with a red tap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03569" cy="2189234"/>
                    </a:xfrm>
                    <a:prstGeom prst="rect">
                      <a:avLst/>
                    </a:prstGeom>
                  </pic:spPr>
                </pic:pic>
              </a:graphicData>
            </a:graphic>
          </wp:inline>
        </w:drawing>
      </w:r>
    </w:p>
    <w:p w14:paraId="1C0E7E95" w14:textId="22221528" w:rsidR="00584B00" w:rsidRDefault="0001591B" w:rsidP="00584B00">
      <w:pPr>
        <w:jc w:val="center"/>
        <w:rPr>
          <w:i/>
          <w:iCs/>
          <w:color w:val="44546A" w:themeColor="text2"/>
          <w:sz w:val="18"/>
          <w:szCs w:val="18"/>
        </w:rPr>
      </w:pPr>
      <w:r>
        <w:rPr>
          <w:i/>
          <w:iCs/>
          <w:color w:val="44546A" w:themeColor="text2"/>
          <w:sz w:val="18"/>
          <w:szCs w:val="18"/>
        </w:rPr>
        <w:t>Photo</w:t>
      </w:r>
      <w:r w:rsidRPr="00663831">
        <w:rPr>
          <w:i/>
          <w:iCs/>
          <w:color w:val="44546A" w:themeColor="text2"/>
          <w:sz w:val="18"/>
          <w:szCs w:val="18"/>
        </w:rPr>
        <w:t xml:space="preserve"> </w:t>
      </w:r>
      <w:r w:rsidR="00A2740F">
        <w:rPr>
          <w:i/>
          <w:iCs/>
          <w:color w:val="44546A" w:themeColor="text2"/>
          <w:sz w:val="18"/>
          <w:szCs w:val="18"/>
        </w:rPr>
        <w:t>1</w:t>
      </w:r>
      <w:r w:rsidRPr="00663831">
        <w:rPr>
          <w:i/>
          <w:iCs/>
          <w:color w:val="44546A" w:themeColor="text2"/>
          <w:sz w:val="18"/>
          <w:szCs w:val="18"/>
        </w:rPr>
        <w:t>:</w:t>
      </w:r>
      <w:r>
        <w:rPr>
          <w:i/>
          <w:iCs/>
          <w:color w:val="44546A" w:themeColor="text2"/>
          <w:sz w:val="18"/>
          <w:szCs w:val="18"/>
        </w:rPr>
        <w:t xml:space="preserve"> </w:t>
      </w:r>
      <w:r w:rsidR="0009654E">
        <w:rPr>
          <w:i/>
          <w:iCs/>
          <w:color w:val="44546A" w:themeColor="text2"/>
          <w:sz w:val="18"/>
          <w:szCs w:val="18"/>
        </w:rPr>
        <w:t>Site progress of waterproofing application</w:t>
      </w:r>
    </w:p>
    <w:p w14:paraId="0D494B9B" w14:textId="2938F980" w:rsidR="001E0025" w:rsidRDefault="0009654E" w:rsidP="00584B00">
      <w:pPr>
        <w:jc w:val="center"/>
        <w:rPr>
          <w:i/>
          <w:iCs/>
          <w:color w:val="44546A" w:themeColor="text2"/>
          <w:sz w:val="18"/>
          <w:szCs w:val="18"/>
        </w:rPr>
      </w:pPr>
      <w:r>
        <w:rPr>
          <w:i/>
          <w:iCs/>
          <w:noProof/>
          <w:color w:val="44546A" w:themeColor="text2"/>
          <w:sz w:val="18"/>
          <w:szCs w:val="18"/>
        </w:rPr>
        <w:drawing>
          <wp:inline distT="0" distB="0" distL="0" distR="0" wp14:anchorId="09C85B40" wp14:editId="0DE1B85E">
            <wp:extent cx="3636169" cy="1767582"/>
            <wp:effectExtent l="952" t="0" r="3493" b="3492"/>
            <wp:docPr id="1038871813" name="Picture 3" descr="A light bulb on a wet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71813" name="Picture 3" descr="A light bulb on a wet surfac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rot="5400000" flipV="1">
                      <a:off x="0" y="0"/>
                      <a:ext cx="3648317" cy="1773487"/>
                    </a:xfrm>
                    <a:prstGeom prst="rect">
                      <a:avLst/>
                    </a:prstGeom>
                  </pic:spPr>
                </pic:pic>
              </a:graphicData>
            </a:graphic>
          </wp:inline>
        </w:drawing>
      </w:r>
    </w:p>
    <w:p w14:paraId="4CCC8721" w14:textId="16432615" w:rsidR="001E0025" w:rsidRDefault="001E0025" w:rsidP="00584B00">
      <w:pPr>
        <w:jc w:val="center"/>
        <w:rPr>
          <w:i/>
          <w:iCs/>
          <w:color w:val="44546A" w:themeColor="text2"/>
          <w:sz w:val="18"/>
          <w:szCs w:val="18"/>
        </w:rPr>
      </w:pPr>
      <w:r>
        <w:rPr>
          <w:i/>
          <w:iCs/>
          <w:color w:val="44546A" w:themeColor="text2"/>
          <w:sz w:val="18"/>
          <w:szCs w:val="18"/>
        </w:rPr>
        <w:t>Photo</w:t>
      </w:r>
      <w:r w:rsidRPr="00663831">
        <w:rPr>
          <w:i/>
          <w:iCs/>
          <w:color w:val="44546A" w:themeColor="text2"/>
          <w:sz w:val="18"/>
          <w:szCs w:val="18"/>
        </w:rPr>
        <w:t xml:space="preserve"> </w:t>
      </w:r>
      <w:r>
        <w:rPr>
          <w:i/>
          <w:iCs/>
          <w:color w:val="44546A" w:themeColor="text2"/>
          <w:sz w:val="18"/>
          <w:szCs w:val="18"/>
        </w:rPr>
        <w:t>2</w:t>
      </w:r>
      <w:r w:rsidRPr="00663831">
        <w:rPr>
          <w:i/>
          <w:iCs/>
          <w:color w:val="44546A" w:themeColor="text2"/>
          <w:sz w:val="18"/>
          <w:szCs w:val="18"/>
        </w:rPr>
        <w:t>:</w:t>
      </w:r>
      <w:r>
        <w:rPr>
          <w:i/>
          <w:iCs/>
          <w:color w:val="44546A" w:themeColor="text2"/>
          <w:sz w:val="18"/>
          <w:szCs w:val="18"/>
        </w:rPr>
        <w:t xml:space="preserve"> </w:t>
      </w:r>
      <w:r w:rsidR="0009654E">
        <w:rPr>
          <w:i/>
          <w:iCs/>
          <w:color w:val="44546A" w:themeColor="text2"/>
          <w:sz w:val="18"/>
          <w:szCs w:val="18"/>
        </w:rPr>
        <w:t>Confirmation of total application thickness (tunnel roof)</w:t>
      </w:r>
    </w:p>
    <w:p w14:paraId="11201376" w14:textId="524CEDD1" w:rsidR="001E0025" w:rsidRDefault="0009654E" w:rsidP="00584B00">
      <w:pPr>
        <w:jc w:val="center"/>
        <w:rPr>
          <w:i/>
          <w:iCs/>
          <w:color w:val="44546A" w:themeColor="text2"/>
          <w:sz w:val="18"/>
          <w:szCs w:val="18"/>
        </w:rPr>
      </w:pPr>
      <w:r>
        <w:rPr>
          <w:i/>
          <w:iCs/>
          <w:noProof/>
          <w:color w:val="44546A" w:themeColor="text2"/>
          <w:sz w:val="18"/>
          <w:szCs w:val="18"/>
        </w:rPr>
        <w:lastRenderedPageBreak/>
        <w:drawing>
          <wp:inline distT="0" distB="0" distL="0" distR="0" wp14:anchorId="6C4C5BEA" wp14:editId="054A4911">
            <wp:extent cx="3720474" cy="1808565"/>
            <wp:effectExtent l="3493" t="0" r="0" b="0"/>
            <wp:docPr id="1255598914" name="Picture 4" descr="A close up of a sn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8914" name="Picture 4" descr="A close up of a snow&#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3740252" cy="1818179"/>
                    </a:xfrm>
                    <a:prstGeom prst="rect">
                      <a:avLst/>
                    </a:prstGeom>
                  </pic:spPr>
                </pic:pic>
              </a:graphicData>
            </a:graphic>
          </wp:inline>
        </w:drawing>
      </w:r>
    </w:p>
    <w:p w14:paraId="486EFDE7" w14:textId="1408909A" w:rsidR="001E0025" w:rsidRDefault="001E0025" w:rsidP="00584B00">
      <w:pPr>
        <w:jc w:val="center"/>
        <w:rPr>
          <w:i/>
          <w:iCs/>
          <w:color w:val="44546A" w:themeColor="text2"/>
          <w:sz w:val="18"/>
          <w:szCs w:val="18"/>
        </w:rPr>
      </w:pPr>
      <w:r>
        <w:rPr>
          <w:i/>
          <w:iCs/>
          <w:color w:val="44546A" w:themeColor="text2"/>
          <w:sz w:val="18"/>
          <w:szCs w:val="18"/>
        </w:rPr>
        <w:t>Photo</w:t>
      </w:r>
      <w:r w:rsidRPr="00663831">
        <w:rPr>
          <w:i/>
          <w:iCs/>
          <w:color w:val="44546A" w:themeColor="text2"/>
          <w:sz w:val="18"/>
          <w:szCs w:val="18"/>
        </w:rPr>
        <w:t xml:space="preserve"> </w:t>
      </w:r>
      <w:r>
        <w:rPr>
          <w:i/>
          <w:iCs/>
          <w:color w:val="44546A" w:themeColor="text2"/>
          <w:sz w:val="18"/>
          <w:szCs w:val="18"/>
        </w:rPr>
        <w:t>3</w:t>
      </w:r>
      <w:r w:rsidRPr="00663831">
        <w:rPr>
          <w:i/>
          <w:iCs/>
          <w:color w:val="44546A" w:themeColor="text2"/>
          <w:sz w:val="18"/>
          <w:szCs w:val="18"/>
        </w:rPr>
        <w:t>:</w:t>
      </w:r>
      <w:r>
        <w:rPr>
          <w:i/>
          <w:iCs/>
          <w:color w:val="44546A" w:themeColor="text2"/>
          <w:sz w:val="18"/>
          <w:szCs w:val="18"/>
        </w:rPr>
        <w:t xml:space="preserve"> </w:t>
      </w:r>
      <w:r w:rsidR="0009654E">
        <w:rPr>
          <w:i/>
          <w:iCs/>
          <w:color w:val="44546A" w:themeColor="text2"/>
          <w:sz w:val="18"/>
          <w:szCs w:val="18"/>
        </w:rPr>
        <w:t>Reinforcing fabric protruding through top lift (repaired)</w:t>
      </w:r>
    </w:p>
    <w:sectPr w:rsidR="001E0025" w:rsidSect="00F55D8B">
      <w:headerReference w:type="default" r:id="rId12"/>
      <w:footerReference w:type="default" r:id="rId13"/>
      <w:head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196C4" w14:textId="77777777" w:rsidR="00D84652" w:rsidRDefault="00D84652" w:rsidP="00F55D8B">
      <w:pPr>
        <w:spacing w:after="0" w:line="240" w:lineRule="auto"/>
      </w:pPr>
      <w:r>
        <w:separator/>
      </w:r>
    </w:p>
  </w:endnote>
  <w:endnote w:type="continuationSeparator" w:id="0">
    <w:p w14:paraId="14EB5953" w14:textId="77777777" w:rsidR="00D84652" w:rsidRDefault="00D84652" w:rsidP="00F55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10CF" w14:textId="193F2819" w:rsidR="00F90E79" w:rsidRPr="00F90E79" w:rsidRDefault="00F90E79" w:rsidP="00F90E79">
    <w:pPr>
      <w:pStyle w:val="Footer"/>
      <w:jc w:val="right"/>
      <w:rPr>
        <w:rFonts w:ascii="Lato" w:hAnsi="Lato"/>
        <w:color w:val="FF0000"/>
        <w:sz w:val="20"/>
        <w:szCs w:val="20"/>
      </w:rPr>
    </w:pPr>
    <w:r w:rsidRPr="00F90E79">
      <w:rPr>
        <w:rFonts w:ascii="Lato" w:hAnsi="Lato"/>
        <w:noProof/>
        <w:sz w:val="20"/>
        <w:szCs w:val="20"/>
      </w:rPr>
      <w:t xml:space="preserve">Kitchener | Hamilton | Toronto | </w:t>
    </w:r>
    <w:r w:rsidRPr="00F90E79">
      <w:rPr>
        <w:rFonts w:ascii="Lato" w:hAnsi="Lato"/>
        <w:noProof/>
        <w:color w:val="FF0000"/>
        <w:sz w:val="20"/>
        <w:szCs w:val="20"/>
      </w:rPr>
      <w:t>walterfedy.com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79363" w14:textId="77777777" w:rsidR="00D84652" w:rsidRDefault="00D84652" w:rsidP="00F55D8B">
      <w:pPr>
        <w:spacing w:after="0" w:line="240" w:lineRule="auto"/>
      </w:pPr>
      <w:r>
        <w:separator/>
      </w:r>
    </w:p>
  </w:footnote>
  <w:footnote w:type="continuationSeparator" w:id="0">
    <w:p w14:paraId="2927B6F5" w14:textId="77777777" w:rsidR="00D84652" w:rsidRDefault="00D84652" w:rsidP="00F55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Lato" w:hAnsi="Lato"/>
        <w:sz w:val="16"/>
        <w:szCs w:val="16"/>
      </w:rPr>
      <w:id w:val="-1318336367"/>
      <w:docPartObj>
        <w:docPartGallery w:val="Page Numbers (Top of Page)"/>
        <w:docPartUnique/>
      </w:docPartObj>
    </w:sdtPr>
    <w:sdtEndPr/>
    <w:sdtContent>
      <w:p w14:paraId="05A10DC7" w14:textId="59E19419" w:rsidR="00AA0BC4" w:rsidRPr="00AA0BC4" w:rsidRDefault="00AA0BC4">
        <w:pPr>
          <w:pStyle w:val="Header"/>
          <w:jc w:val="right"/>
          <w:rPr>
            <w:rFonts w:ascii="Lato" w:hAnsi="Lato"/>
            <w:sz w:val="16"/>
            <w:szCs w:val="16"/>
          </w:rPr>
        </w:pPr>
        <w:r w:rsidRPr="00AA0BC4">
          <w:rPr>
            <w:rFonts w:ascii="Lato" w:hAnsi="Lato"/>
            <w:sz w:val="16"/>
            <w:szCs w:val="16"/>
          </w:rPr>
          <w:t xml:space="preserve">Page </w:t>
        </w:r>
        <w:r w:rsidRPr="00AA0BC4">
          <w:rPr>
            <w:rFonts w:ascii="Lato" w:hAnsi="Lato"/>
            <w:sz w:val="16"/>
            <w:szCs w:val="16"/>
          </w:rPr>
          <w:fldChar w:fldCharType="begin"/>
        </w:r>
        <w:r w:rsidRPr="00AA0BC4">
          <w:rPr>
            <w:rFonts w:ascii="Lato" w:hAnsi="Lato"/>
            <w:sz w:val="16"/>
            <w:szCs w:val="16"/>
          </w:rPr>
          <w:instrText xml:space="preserve"> PAGE </w:instrText>
        </w:r>
        <w:r w:rsidRPr="00AA0BC4">
          <w:rPr>
            <w:rFonts w:ascii="Lato" w:hAnsi="Lato"/>
            <w:sz w:val="16"/>
            <w:szCs w:val="16"/>
          </w:rPr>
          <w:fldChar w:fldCharType="separate"/>
        </w:r>
        <w:r w:rsidRPr="00AA0BC4">
          <w:rPr>
            <w:rFonts w:ascii="Lato" w:hAnsi="Lato"/>
            <w:noProof/>
            <w:sz w:val="16"/>
            <w:szCs w:val="16"/>
          </w:rPr>
          <w:t>2</w:t>
        </w:r>
        <w:r w:rsidRPr="00AA0BC4">
          <w:rPr>
            <w:rFonts w:ascii="Lato" w:hAnsi="Lato"/>
            <w:sz w:val="16"/>
            <w:szCs w:val="16"/>
          </w:rPr>
          <w:fldChar w:fldCharType="end"/>
        </w:r>
        <w:r w:rsidRPr="00AA0BC4">
          <w:rPr>
            <w:rFonts w:ascii="Lato" w:hAnsi="Lato"/>
            <w:sz w:val="16"/>
            <w:szCs w:val="16"/>
          </w:rPr>
          <w:t xml:space="preserve"> of </w:t>
        </w:r>
        <w:r w:rsidRPr="00AA0BC4">
          <w:rPr>
            <w:rFonts w:ascii="Lato" w:hAnsi="Lato"/>
            <w:sz w:val="16"/>
            <w:szCs w:val="16"/>
          </w:rPr>
          <w:fldChar w:fldCharType="begin"/>
        </w:r>
        <w:r w:rsidRPr="00AA0BC4">
          <w:rPr>
            <w:rFonts w:ascii="Lato" w:hAnsi="Lato"/>
            <w:sz w:val="16"/>
            <w:szCs w:val="16"/>
          </w:rPr>
          <w:instrText xml:space="preserve"> NUMPAGES  </w:instrText>
        </w:r>
        <w:r w:rsidRPr="00AA0BC4">
          <w:rPr>
            <w:rFonts w:ascii="Lato" w:hAnsi="Lato"/>
            <w:sz w:val="16"/>
            <w:szCs w:val="16"/>
          </w:rPr>
          <w:fldChar w:fldCharType="separate"/>
        </w:r>
        <w:r w:rsidRPr="00AA0BC4">
          <w:rPr>
            <w:rFonts w:ascii="Lato" w:hAnsi="Lato"/>
            <w:noProof/>
            <w:sz w:val="16"/>
            <w:szCs w:val="16"/>
          </w:rPr>
          <w:t>2</w:t>
        </w:r>
        <w:r w:rsidRPr="00AA0BC4">
          <w:rPr>
            <w:rFonts w:ascii="Lato" w:hAnsi="Lato"/>
            <w:sz w:val="16"/>
            <w:szCs w:val="16"/>
          </w:rPr>
          <w:fldChar w:fldCharType="end"/>
        </w:r>
      </w:p>
    </w:sdtContent>
  </w:sdt>
  <w:tbl>
    <w:tblPr>
      <w:tblStyle w:val="TableGrid"/>
      <w:tblW w:w="0" w:type="auto"/>
      <w:tblLook w:val="04A0" w:firstRow="1" w:lastRow="0" w:firstColumn="1" w:lastColumn="0" w:noHBand="0" w:noVBand="1"/>
    </w:tblPr>
    <w:tblGrid>
      <w:gridCol w:w="9350"/>
    </w:tblGrid>
    <w:tr w:rsidR="00AA0BC4" w14:paraId="7968D473" w14:textId="77777777" w:rsidTr="00AA0BC4">
      <w:tc>
        <w:tcPr>
          <w:tcW w:w="9350" w:type="dxa"/>
          <w:shd w:val="clear" w:color="auto" w:fill="000000" w:themeFill="text1"/>
        </w:tcPr>
        <w:p w14:paraId="0C1E1719" w14:textId="48F4F962" w:rsidR="00AA0BC4" w:rsidRPr="00AA0BC4" w:rsidRDefault="00AA0BC4">
          <w:pPr>
            <w:pStyle w:val="Header"/>
            <w:rPr>
              <w:rFonts w:ascii="Lato" w:hAnsi="Lato"/>
              <w:b/>
              <w:bCs/>
            </w:rPr>
          </w:pPr>
          <w:r w:rsidRPr="00AA0BC4">
            <w:rPr>
              <w:rFonts w:ascii="Lato" w:hAnsi="Lato"/>
              <w:b/>
              <w:bCs/>
            </w:rPr>
            <w:t>FIELD REVIEW REPORT</w:t>
          </w:r>
        </w:p>
      </w:tc>
    </w:tr>
  </w:tbl>
  <w:p w14:paraId="5E7F7897" w14:textId="0A28559D" w:rsidR="00AA0BC4" w:rsidRDefault="00AA0B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86029" w14:textId="477FE1F8" w:rsidR="00F55D8B" w:rsidRDefault="00595A5E">
    <w:pPr>
      <w:pStyle w:val="Header"/>
    </w:pPr>
    <w:r>
      <w:rPr>
        <w:noProof/>
        <w:lang w:eastAsia="en-CA"/>
      </w:rPr>
      <w:drawing>
        <wp:anchor distT="0" distB="0" distL="114300" distR="114300" simplePos="0" relativeHeight="251659264" behindDoc="1" locked="0" layoutInCell="1" allowOverlap="1" wp14:anchorId="701435B0" wp14:editId="6263C610">
          <wp:simplePos x="0" y="0"/>
          <wp:positionH relativeFrom="margin">
            <wp:posOffset>-890575</wp:posOffset>
          </wp:positionH>
          <wp:positionV relativeFrom="paragraph">
            <wp:posOffset>-614680</wp:posOffset>
          </wp:positionV>
          <wp:extent cx="7740468" cy="1078173"/>
          <wp:effectExtent l="0" t="0" r="0" b="8255"/>
          <wp:wrapNone/>
          <wp:docPr id="1905590557" name="Picture 190559055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rotWithShape="1">
                  <a:blip r:embed="rId1">
                    <a:extLst>
                      <a:ext uri="{28A0092B-C50C-407E-A947-70E740481C1C}">
                        <a14:useLocalDpi xmlns:a14="http://schemas.microsoft.com/office/drawing/2010/main" val="0"/>
                      </a:ext>
                    </a:extLst>
                  </a:blip>
                  <a:srcRect b="89237"/>
                  <a:stretch/>
                </pic:blipFill>
                <pic:spPr bwMode="auto">
                  <a:xfrm>
                    <a:off x="0" y="0"/>
                    <a:ext cx="7740468" cy="1078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77058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534533"/>
    <w:multiLevelType w:val="hybridMultilevel"/>
    <w:tmpl w:val="F8FEC6B8"/>
    <w:lvl w:ilvl="0" w:tplc="E08E3578">
      <w:start w:val="1"/>
      <w:numFmt w:val="decimal"/>
      <w:lvlText w:val="S 002-%1"/>
      <w:lvlJc w:val="left"/>
      <w:pPr>
        <w:ind w:left="1247" w:hanging="1247"/>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E171B5A"/>
    <w:multiLevelType w:val="hybridMultilevel"/>
    <w:tmpl w:val="4C1A01FC"/>
    <w:lvl w:ilvl="0" w:tplc="821AA560">
      <w:start w:val="1"/>
      <w:numFmt w:val="decimal"/>
      <w:lvlText w:val="S 001-%1"/>
      <w:lvlJc w:val="left"/>
      <w:pPr>
        <w:tabs>
          <w:tab w:val="num" w:pos="720"/>
        </w:tabs>
        <w:ind w:left="1080" w:hanging="1080"/>
      </w:pPr>
      <w:rPr>
        <w:rFonts w:ascii="Arial" w:hAnsi="Arial" w:hint="default"/>
        <w:b w:val="0"/>
        <w:color w:val="000000"/>
        <w:sz w:val="20"/>
      </w:rPr>
    </w:lvl>
    <w:lvl w:ilvl="1" w:tplc="331C093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7285970"/>
    <w:multiLevelType w:val="hybridMultilevel"/>
    <w:tmpl w:val="6E80C0FA"/>
    <w:lvl w:ilvl="0" w:tplc="3662CF64">
      <w:start w:val="1"/>
      <w:numFmt w:val="decimal"/>
      <w:lvlText w:val="R002-%1"/>
      <w:lvlJc w:val="left"/>
      <w:pPr>
        <w:ind w:left="1247" w:hanging="1247"/>
      </w:pPr>
      <w:rPr>
        <w:rFonts w:hint="default"/>
        <w:b w:val="0"/>
        <w:bCs w:val="0"/>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5EB47A1"/>
    <w:multiLevelType w:val="hybridMultilevel"/>
    <w:tmpl w:val="59163124"/>
    <w:lvl w:ilvl="0" w:tplc="3E0243F4">
      <w:start w:val="1"/>
      <w:numFmt w:val="decimal"/>
      <w:lvlText w:val="S 002-%1"/>
      <w:lvlJc w:val="left"/>
      <w:pPr>
        <w:ind w:left="624" w:hanging="624"/>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2376BE0"/>
    <w:multiLevelType w:val="hybridMultilevel"/>
    <w:tmpl w:val="69DA6EF4"/>
    <w:lvl w:ilvl="0" w:tplc="3E0243F4">
      <w:start w:val="1"/>
      <w:numFmt w:val="decimal"/>
      <w:lvlText w:val="S 002-%1"/>
      <w:lvlJc w:val="left"/>
      <w:pPr>
        <w:ind w:left="624" w:hanging="624"/>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16367466">
    <w:abstractNumId w:val="3"/>
  </w:num>
  <w:num w:numId="2" w16cid:durableId="2053531767">
    <w:abstractNumId w:val="4"/>
  </w:num>
  <w:num w:numId="3" w16cid:durableId="2032801218">
    <w:abstractNumId w:val="5"/>
  </w:num>
  <w:num w:numId="4" w16cid:durableId="1953589392">
    <w:abstractNumId w:val="1"/>
  </w:num>
  <w:num w:numId="5" w16cid:durableId="1889494192">
    <w:abstractNumId w:val="0"/>
  </w:num>
  <w:num w:numId="6" w16cid:durableId="6216118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Pellerin">
    <w15:presenceInfo w15:providerId="AD" w15:userId="S::kpellerin@walterfedy.com::d1352597-f837-4501-a6a4-c248f246b4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K0NDO0NDcwMzM2MTNR0lEKTi0uzszPAykwNKkFAEVWY6MtAAAA"/>
  </w:docVars>
  <w:rsids>
    <w:rsidRoot w:val="00F55D8B"/>
    <w:rsid w:val="00011E85"/>
    <w:rsid w:val="00012F7D"/>
    <w:rsid w:val="0001591B"/>
    <w:rsid w:val="00026E7E"/>
    <w:rsid w:val="00031DBF"/>
    <w:rsid w:val="00035A86"/>
    <w:rsid w:val="00047BE5"/>
    <w:rsid w:val="00054B56"/>
    <w:rsid w:val="0006511C"/>
    <w:rsid w:val="0007225B"/>
    <w:rsid w:val="00073DDC"/>
    <w:rsid w:val="0008189C"/>
    <w:rsid w:val="0008301B"/>
    <w:rsid w:val="000921AE"/>
    <w:rsid w:val="000931BC"/>
    <w:rsid w:val="000937C3"/>
    <w:rsid w:val="0009654E"/>
    <w:rsid w:val="00096BFD"/>
    <w:rsid w:val="0009783D"/>
    <w:rsid w:val="000C1FC5"/>
    <w:rsid w:val="000D2E44"/>
    <w:rsid w:val="000F289D"/>
    <w:rsid w:val="000F4DD2"/>
    <w:rsid w:val="000F63AA"/>
    <w:rsid w:val="00104DE4"/>
    <w:rsid w:val="00113018"/>
    <w:rsid w:val="00125EA8"/>
    <w:rsid w:val="00133488"/>
    <w:rsid w:val="00133AF8"/>
    <w:rsid w:val="00141A5D"/>
    <w:rsid w:val="001427B0"/>
    <w:rsid w:val="001515E1"/>
    <w:rsid w:val="00153C23"/>
    <w:rsid w:val="00155B4D"/>
    <w:rsid w:val="00156168"/>
    <w:rsid w:val="00170544"/>
    <w:rsid w:val="00170610"/>
    <w:rsid w:val="0017542C"/>
    <w:rsid w:val="00180D4B"/>
    <w:rsid w:val="00186F40"/>
    <w:rsid w:val="0019129E"/>
    <w:rsid w:val="00195A5D"/>
    <w:rsid w:val="00197023"/>
    <w:rsid w:val="001A3834"/>
    <w:rsid w:val="001A6A12"/>
    <w:rsid w:val="001A7DD8"/>
    <w:rsid w:val="001B3972"/>
    <w:rsid w:val="001B4AEF"/>
    <w:rsid w:val="001B5FF3"/>
    <w:rsid w:val="001C05F1"/>
    <w:rsid w:val="001C4AA3"/>
    <w:rsid w:val="001D6D3A"/>
    <w:rsid w:val="001E0025"/>
    <w:rsid w:val="001F654D"/>
    <w:rsid w:val="001F79E9"/>
    <w:rsid w:val="0020166A"/>
    <w:rsid w:val="00207673"/>
    <w:rsid w:val="0020784A"/>
    <w:rsid w:val="002117BA"/>
    <w:rsid w:val="00214DDB"/>
    <w:rsid w:val="0023340F"/>
    <w:rsid w:val="00233F4C"/>
    <w:rsid w:val="00241E22"/>
    <w:rsid w:val="00243FA5"/>
    <w:rsid w:val="0026569A"/>
    <w:rsid w:val="00281AA6"/>
    <w:rsid w:val="00294977"/>
    <w:rsid w:val="00296223"/>
    <w:rsid w:val="002A0860"/>
    <w:rsid w:val="002A4B47"/>
    <w:rsid w:val="002B186B"/>
    <w:rsid w:val="002B594E"/>
    <w:rsid w:val="002B6336"/>
    <w:rsid w:val="002C5E2E"/>
    <w:rsid w:val="002D20B4"/>
    <w:rsid w:val="002E3D5F"/>
    <w:rsid w:val="002F245C"/>
    <w:rsid w:val="002F3ABD"/>
    <w:rsid w:val="002F6998"/>
    <w:rsid w:val="002F72EE"/>
    <w:rsid w:val="0031684C"/>
    <w:rsid w:val="003171D5"/>
    <w:rsid w:val="0032317D"/>
    <w:rsid w:val="0033047F"/>
    <w:rsid w:val="00344874"/>
    <w:rsid w:val="0034513B"/>
    <w:rsid w:val="003470D0"/>
    <w:rsid w:val="00350488"/>
    <w:rsid w:val="0035221D"/>
    <w:rsid w:val="00353C1D"/>
    <w:rsid w:val="00393F86"/>
    <w:rsid w:val="0039409B"/>
    <w:rsid w:val="003B03C1"/>
    <w:rsid w:val="003E0C0E"/>
    <w:rsid w:val="003F74CC"/>
    <w:rsid w:val="004071F9"/>
    <w:rsid w:val="004103CD"/>
    <w:rsid w:val="00415B0D"/>
    <w:rsid w:val="004204D8"/>
    <w:rsid w:val="00421DD8"/>
    <w:rsid w:val="0042300F"/>
    <w:rsid w:val="004241CE"/>
    <w:rsid w:val="00425F29"/>
    <w:rsid w:val="0043401C"/>
    <w:rsid w:val="00436874"/>
    <w:rsid w:val="00445F09"/>
    <w:rsid w:val="00446E8D"/>
    <w:rsid w:val="004473CA"/>
    <w:rsid w:val="00454457"/>
    <w:rsid w:val="00457436"/>
    <w:rsid w:val="00476325"/>
    <w:rsid w:val="0047712A"/>
    <w:rsid w:val="00486848"/>
    <w:rsid w:val="004A5363"/>
    <w:rsid w:val="004B268D"/>
    <w:rsid w:val="004D47D1"/>
    <w:rsid w:val="0051017B"/>
    <w:rsid w:val="00515065"/>
    <w:rsid w:val="0051554C"/>
    <w:rsid w:val="00523F8A"/>
    <w:rsid w:val="005363C5"/>
    <w:rsid w:val="005404D1"/>
    <w:rsid w:val="00541431"/>
    <w:rsid w:val="005563E6"/>
    <w:rsid w:val="005659EB"/>
    <w:rsid w:val="00565B7D"/>
    <w:rsid w:val="0058039B"/>
    <w:rsid w:val="00584B00"/>
    <w:rsid w:val="005907AA"/>
    <w:rsid w:val="0059091F"/>
    <w:rsid w:val="00595A5E"/>
    <w:rsid w:val="005979C1"/>
    <w:rsid w:val="005A03F5"/>
    <w:rsid w:val="005A1448"/>
    <w:rsid w:val="005A1E1E"/>
    <w:rsid w:val="005B0950"/>
    <w:rsid w:val="005C06B6"/>
    <w:rsid w:val="005C0BA7"/>
    <w:rsid w:val="005C7F70"/>
    <w:rsid w:val="005D05E7"/>
    <w:rsid w:val="005D3F02"/>
    <w:rsid w:val="005D4257"/>
    <w:rsid w:val="005D61F8"/>
    <w:rsid w:val="005D70C9"/>
    <w:rsid w:val="005D7A60"/>
    <w:rsid w:val="005E6ED6"/>
    <w:rsid w:val="005F4E80"/>
    <w:rsid w:val="005F666D"/>
    <w:rsid w:val="00622368"/>
    <w:rsid w:val="006503B1"/>
    <w:rsid w:val="00663831"/>
    <w:rsid w:val="00677BA9"/>
    <w:rsid w:val="006900CD"/>
    <w:rsid w:val="006B4006"/>
    <w:rsid w:val="006B77DD"/>
    <w:rsid w:val="006F13BC"/>
    <w:rsid w:val="006F7E9E"/>
    <w:rsid w:val="0071140D"/>
    <w:rsid w:val="0071357C"/>
    <w:rsid w:val="00722394"/>
    <w:rsid w:val="00745156"/>
    <w:rsid w:val="007456C8"/>
    <w:rsid w:val="00760E50"/>
    <w:rsid w:val="00761747"/>
    <w:rsid w:val="007708D2"/>
    <w:rsid w:val="0077391D"/>
    <w:rsid w:val="00785C2E"/>
    <w:rsid w:val="007864E2"/>
    <w:rsid w:val="00794F95"/>
    <w:rsid w:val="00797932"/>
    <w:rsid w:val="007A5F5E"/>
    <w:rsid w:val="007B70D6"/>
    <w:rsid w:val="007C227B"/>
    <w:rsid w:val="007C4361"/>
    <w:rsid w:val="007D20CB"/>
    <w:rsid w:val="007E501D"/>
    <w:rsid w:val="007E56F4"/>
    <w:rsid w:val="007F39DF"/>
    <w:rsid w:val="007F4C9A"/>
    <w:rsid w:val="007F60FC"/>
    <w:rsid w:val="008074BD"/>
    <w:rsid w:val="00807593"/>
    <w:rsid w:val="00833683"/>
    <w:rsid w:val="0083590C"/>
    <w:rsid w:val="0084578A"/>
    <w:rsid w:val="008515A1"/>
    <w:rsid w:val="0086447C"/>
    <w:rsid w:val="00873B3A"/>
    <w:rsid w:val="00874F10"/>
    <w:rsid w:val="00890825"/>
    <w:rsid w:val="00895363"/>
    <w:rsid w:val="00896535"/>
    <w:rsid w:val="008A3830"/>
    <w:rsid w:val="008A62F4"/>
    <w:rsid w:val="008A6A07"/>
    <w:rsid w:val="008D1309"/>
    <w:rsid w:val="008D48B1"/>
    <w:rsid w:val="008E5051"/>
    <w:rsid w:val="008F0FEF"/>
    <w:rsid w:val="008F2D5D"/>
    <w:rsid w:val="008F75F4"/>
    <w:rsid w:val="009025FC"/>
    <w:rsid w:val="009036BB"/>
    <w:rsid w:val="00910D40"/>
    <w:rsid w:val="009129F7"/>
    <w:rsid w:val="00913216"/>
    <w:rsid w:val="00923EFE"/>
    <w:rsid w:val="00930FF7"/>
    <w:rsid w:val="0093192F"/>
    <w:rsid w:val="00944F6C"/>
    <w:rsid w:val="00946791"/>
    <w:rsid w:val="00947001"/>
    <w:rsid w:val="00952215"/>
    <w:rsid w:val="00956923"/>
    <w:rsid w:val="00971410"/>
    <w:rsid w:val="009718F2"/>
    <w:rsid w:val="0097374A"/>
    <w:rsid w:val="00973C68"/>
    <w:rsid w:val="009802B6"/>
    <w:rsid w:val="00987B26"/>
    <w:rsid w:val="00990D68"/>
    <w:rsid w:val="00995228"/>
    <w:rsid w:val="009A0B6B"/>
    <w:rsid w:val="009A1FBE"/>
    <w:rsid w:val="009A5EBE"/>
    <w:rsid w:val="009A7A95"/>
    <w:rsid w:val="009C0498"/>
    <w:rsid w:val="009C2F7C"/>
    <w:rsid w:val="009C4B63"/>
    <w:rsid w:val="009D199A"/>
    <w:rsid w:val="009D2078"/>
    <w:rsid w:val="009E2108"/>
    <w:rsid w:val="009E2A26"/>
    <w:rsid w:val="009E4B45"/>
    <w:rsid w:val="009E6B1F"/>
    <w:rsid w:val="009F71E7"/>
    <w:rsid w:val="00A00C10"/>
    <w:rsid w:val="00A07C93"/>
    <w:rsid w:val="00A14F9D"/>
    <w:rsid w:val="00A16CE3"/>
    <w:rsid w:val="00A2740F"/>
    <w:rsid w:val="00A31462"/>
    <w:rsid w:val="00A32D52"/>
    <w:rsid w:val="00A33096"/>
    <w:rsid w:val="00A42B61"/>
    <w:rsid w:val="00A449C6"/>
    <w:rsid w:val="00A44C55"/>
    <w:rsid w:val="00A6489D"/>
    <w:rsid w:val="00A64DDD"/>
    <w:rsid w:val="00AA0BC4"/>
    <w:rsid w:val="00AA1256"/>
    <w:rsid w:val="00AA604E"/>
    <w:rsid w:val="00AB11C1"/>
    <w:rsid w:val="00AC29D3"/>
    <w:rsid w:val="00AD303A"/>
    <w:rsid w:val="00AE1252"/>
    <w:rsid w:val="00AE61A0"/>
    <w:rsid w:val="00AF51F0"/>
    <w:rsid w:val="00AF61A3"/>
    <w:rsid w:val="00AF61C2"/>
    <w:rsid w:val="00AF68BC"/>
    <w:rsid w:val="00B05239"/>
    <w:rsid w:val="00B076C7"/>
    <w:rsid w:val="00B1366F"/>
    <w:rsid w:val="00B15107"/>
    <w:rsid w:val="00B15720"/>
    <w:rsid w:val="00B254E0"/>
    <w:rsid w:val="00B30042"/>
    <w:rsid w:val="00B330EC"/>
    <w:rsid w:val="00B34BE7"/>
    <w:rsid w:val="00B46AED"/>
    <w:rsid w:val="00B51735"/>
    <w:rsid w:val="00B53759"/>
    <w:rsid w:val="00B55C15"/>
    <w:rsid w:val="00B55F72"/>
    <w:rsid w:val="00B56132"/>
    <w:rsid w:val="00B74917"/>
    <w:rsid w:val="00B762EE"/>
    <w:rsid w:val="00B775F8"/>
    <w:rsid w:val="00B81C18"/>
    <w:rsid w:val="00B86D4C"/>
    <w:rsid w:val="00BB3C44"/>
    <w:rsid w:val="00BC1776"/>
    <w:rsid w:val="00BC1BA7"/>
    <w:rsid w:val="00BC57ED"/>
    <w:rsid w:val="00BC7E63"/>
    <w:rsid w:val="00BD4704"/>
    <w:rsid w:val="00BE45BA"/>
    <w:rsid w:val="00BE6137"/>
    <w:rsid w:val="00BF2ABC"/>
    <w:rsid w:val="00C25BA6"/>
    <w:rsid w:val="00C36898"/>
    <w:rsid w:val="00C3714F"/>
    <w:rsid w:val="00C72CCB"/>
    <w:rsid w:val="00C77C86"/>
    <w:rsid w:val="00C86EB8"/>
    <w:rsid w:val="00C871BE"/>
    <w:rsid w:val="00C93D37"/>
    <w:rsid w:val="00CA6523"/>
    <w:rsid w:val="00CA6727"/>
    <w:rsid w:val="00CA6790"/>
    <w:rsid w:val="00CB594E"/>
    <w:rsid w:val="00CB72F1"/>
    <w:rsid w:val="00CC17BA"/>
    <w:rsid w:val="00CE126C"/>
    <w:rsid w:val="00CE641E"/>
    <w:rsid w:val="00CF0C72"/>
    <w:rsid w:val="00CF301E"/>
    <w:rsid w:val="00CF3C7E"/>
    <w:rsid w:val="00D015AA"/>
    <w:rsid w:val="00D1683A"/>
    <w:rsid w:val="00D20DD6"/>
    <w:rsid w:val="00D265D5"/>
    <w:rsid w:val="00D26ECF"/>
    <w:rsid w:val="00D32C0F"/>
    <w:rsid w:val="00D376A9"/>
    <w:rsid w:val="00D578D7"/>
    <w:rsid w:val="00D66A31"/>
    <w:rsid w:val="00D67243"/>
    <w:rsid w:val="00D725B6"/>
    <w:rsid w:val="00D77938"/>
    <w:rsid w:val="00D84652"/>
    <w:rsid w:val="00D84EB9"/>
    <w:rsid w:val="00D94B14"/>
    <w:rsid w:val="00D94EB5"/>
    <w:rsid w:val="00D95630"/>
    <w:rsid w:val="00DA3705"/>
    <w:rsid w:val="00DB1BB2"/>
    <w:rsid w:val="00DB5090"/>
    <w:rsid w:val="00DC1BDE"/>
    <w:rsid w:val="00DC79C6"/>
    <w:rsid w:val="00DE0268"/>
    <w:rsid w:val="00DE08C3"/>
    <w:rsid w:val="00DE1FFF"/>
    <w:rsid w:val="00DF3A93"/>
    <w:rsid w:val="00DF481F"/>
    <w:rsid w:val="00E000DD"/>
    <w:rsid w:val="00E02C60"/>
    <w:rsid w:val="00E04CA9"/>
    <w:rsid w:val="00E10B34"/>
    <w:rsid w:val="00E32739"/>
    <w:rsid w:val="00E45E9E"/>
    <w:rsid w:val="00E649E1"/>
    <w:rsid w:val="00E81817"/>
    <w:rsid w:val="00E83B50"/>
    <w:rsid w:val="00E8425D"/>
    <w:rsid w:val="00E861FC"/>
    <w:rsid w:val="00E91BA6"/>
    <w:rsid w:val="00EB6C21"/>
    <w:rsid w:val="00EC0ABF"/>
    <w:rsid w:val="00EE3DA4"/>
    <w:rsid w:val="00F167E7"/>
    <w:rsid w:val="00F168E8"/>
    <w:rsid w:val="00F2118C"/>
    <w:rsid w:val="00F255C1"/>
    <w:rsid w:val="00F2645A"/>
    <w:rsid w:val="00F26CC2"/>
    <w:rsid w:val="00F278F1"/>
    <w:rsid w:val="00F3202A"/>
    <w:rsid w:val="00F340E0"/>
    <w:rsid w:val="00F37BF3"/>
    <w:rsid w:val="00F42B7C"/>
    <w:rsid w:val="00F55D8B"/>
    <w:rsid w:val="00F65020"/>
    <w:rsid w:val="00F72037"/>
    <w:rsid w:val="00F83C87"/>
    <w:rsid w:val="00F909BF"/>
    <w:rsid w:val="00F90E79"/>
    <w:rsid w:val="00F91B69"/>
    <w:rsid w:val="00FA0748"/>
    <w:rsid w:val="00FA1394"/>
    <w:rsid w:val="00FA3EB1"/>
    <w:rsid w:val="00FC342E"/>
    <w:rsid w:val="00FC6551"/>
    <w:rsid w:val="00FD1604"/>
    <w:rsid w:val="00FD5E89"/>
    <w:rsid w:val="00FE0DFC"/>
    <w:rsid w:val="00FE12B4"/>
    <w:rsid w:val="00FE31C6"/>
    <w:rsid w:val="00FF26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4A74A6"/>
  <w15:chartTrackingRefBased/>
  <w15:docId w15:val="{29FF90CB-474B-4BC2-8170-F861E4EA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204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
    <w:next w:val="Normal"/>
    <w:link w:val="Heading3Char"/>
    <w:qFormat/>
    <w:rsid w:val="004204D8"/>
    <w:pPr>
      <w:keepLines w:val="0"/>
      <w:spacing w:before="0" w:line="240" w:lineRule="auto"/>
      <w:jc w:val="both"/>
      <w:outlineLvl w:val="2"/>
    </w:pPr>
    <w:rPr>
      <w:rFonts w:ascii="Lato" w:eastAsia="Times New Roman" w:hAnsi="Lato" w:cs="Arial"/>
      <w:bCs/>
      <w:iCs/>
      <w:color w:val="333333"/>
      <w:kern w:val="32"/>
      <w:sz w:val="16"/>
      <w:szCs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5D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D8B"/>
  </w:style>
  <w:style w:type="paragraph" w:styleId="Footer">
    <w:name w:val="footer"/>
    <w:basedOn w:val="Normal"/>
    <w:link w:val="FooterChar"/>
    <w:uiPriority w:val="99"/>
    <w:unhideWhenUsed/>
    <w:rsid w:val="00F55D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D8B"/>
  </w:style>
  <w:style w:type="table" w:styleId="TableGrid">
    <w:name w:val="Table Grid"/>
    <w:basedOn w:val="TableNormal"/>
    <w:uiPriority w:val="39"/>
    <w:rsid w:val="00F55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4204D8"/>
    <w:rPr>
      <w:rFonts w:ascii="Lato" w:eastAsia="Times New Roman" w:hAnsi="Lato" w:cs="Arial"/>
      <w:bCs/>
      <w:iCs/>
      <w:color w:val="333333"/>
      <w:kern w:val="32"/>
      <w:sz w:val="16"/>
      <w:szCs w:val="16"/>
      <w:lang w:val="en-US"/>
    </w:rPr>
  </w:style>
  <w:style w:type="character" w:customStyle="1" w:styleId="Heading2Char">
    <w:name w:val="Heading 2 Char"/>
    <w:basedOn w:val="DefaultParagraphFont"/>
    <w:link w:val="Heading2"/>
    <w:uiPriority w:val="9"/>
    <w:semiHidden/>
    <w:rsid w:val="004204D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036BB"/>
    <w:rPr>
      <w:color w:val="0563C1" w:themeColor="hyperlink"/>
      <w:u w:val="single"/>
    </w:rPr>
  </w:style>
  <w:style w:type="character" w:styleId="UnresolvedMention">
    <w:name w:val="Unresolved Mention"/>
    <w:basedOn w:val="DefaultParagraphFont"/>
    <w:uiPriority w:val="99"/>
    <w:semiHidden/>
    <w:unhideWhenUsed/>
    <w:rsid w:val="009036BB"/>
    <w:rPr>
      <w:color w:val="605E5C"/>
      <w:shd w:val="clear" w:color="auto" w:fill="E1DFDD"/>
    </w:rPr>
  </w:style>
  <w:style w:type="paragraph" w:styleId="ListParagraph">
    <w:name w:val="List Paragraph"/>
    <w:basedOn w:val="Normal"/>
    <w:uiPriority w:val="34"/>
    <w:qFormat/>
    <w:rsid w:val="00F340E0"/>
    <w:pPr>
      <w:ind w:left="720"/>
      <w:contextualSpacing/>
    </w:pPr>
  </w:style>
  <w:style w:type="paragraph" w:styleId="Caption">
    <w:name w:val="caption"/>
    <w:basedOn w:val="Normal"/>
    <w:next w:val="Normal"/>
    <w:uiPriority w:val="35"/>
    <w:unhideWhenUsed/>
    <w:qFormat/>
    <w:rsid w:val="005A1E1E"/>
    <w:pPr>
      <w:spacing w:after="200" w:line="240" w:lineRule="auto"/>
    </w:pPr>
    <w:rPr>
      <w:i/>
      <w:iCs/>
      <w:color w:val="44546A" w:themeColor="text2"/>
      <w:sz w:val="18"/>
      <w:szCs w:val="18"/>
    </w:rPr>
  </w:style>
  <w:style w:type="paragraph" w:styleId="ListBullet">
    <w:name w:val="List Bullet"/>
    <w:basedOn w:val="Normal"/>
    <w:uiPriority w:val="99"/>
    <w:unhideWhenUsed/>
    <w:rsid w:val="00243FA5"/>
    <w:pPr>
      <w:numPr>
        <w:numId w:val="5"/>
      </w:numPr>
      <w:contextualSpacing/>
    </w:pPr>
  </w:style>
  <w:style w:type="paragraph" w:styleId="Revision">
    <w:name w:val="Revision"/>
    <w:hidden/>
    <w:uiPriority w:val="99"/>
    <w:semiHidden/>
    <w:rsid w:val="00F83C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351543">
      <w:bodyDiv w:val="1"/>
      <w:marLeft w:val="0"/>
      <w:marRight w:val="0"/>
      <w:marTop w:val="0"/>
      <w:marBottom w:val="0"/>
      <w:divBdr>
        <w:top w:val="none" w:sz="0" w:space="0" w:color="auto"/>
        <w:left w:val="none" w:sz="0" w:space="0" w:color="auto"/>
        <w:bottom w:val="none" w:sz="0" w:space="0" w:color="auto"/>
        <w:right w:val="none" w:sz="0" w:space="0" w:color="auto"/>
      </w:divBdr>
    </w:div>
    <w:div w:id="148134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0C0E6-7404-436A-B173-358EFD790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1162</TotalTime>
  <Pages>4</Pages>
  <Words>438</Words>
  <Characters>2516</Characters>
  <Application>Microsoft Office Word</Application>
  <DocSecurity>0</DocSecurity>
  <Lines>83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Figliomeni</dc:creator>
  <cp:keywords/>
  <dc:description/>
  <cp:lastModifiedBy>Kyle Pellerin</cp:lastModifiedBy>
  <cp:revision>65</cp:revision>
  <cp:lastPrinted>2025-11-25T19:35:00Z</cp:lastPrinted>
  <dcterms:created xsi:type="dcterms:W3CDTF">2025-05-16T16:36:00Z</dcterms:created>
  <dcterms:modified xsi:type="dcterms:W3CDTF">2025-11-25T19:39:00Z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ea7baafc41d875b398741a6e61bedf2bf9e06aceaa348ee687abc9c90ec531a0</vt:lpwstr>
  </property>
</Properties>
</file>